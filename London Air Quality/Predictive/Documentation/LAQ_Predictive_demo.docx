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Pr="007A7B1B" w:rsidR="00A220D3" w:rsidP="00A220D3" w:rsidRDefault="00A220D3" w14:paraId="4983FEE7" w14:textId="77777777">
      <w:pPr>
        <w:ind w:left="-1418"/>
        <w:rPr>
          <w:rFonts w:ascii="Arial" w:hAnsi="Arial" w:cs="Arial"/>
        </w:rPr>
      </w:pPr>
      <w:bookmarkStart w:name="_Toc216159902" w:id="0"/>
      <w:r w:rsidRPr="007A7B1B">
        <w:rPr>
          <w:rFonts w:ascii="Arial" w:hAnsi="Arial" w:cs="Arial"/>
          <w:noProof/>
        </w:rPr>
        <w:drawing>
          <wp:inline distT="0" distB="0" distL="0" distR="0" wp14:anchorId="5C0D2D6F" wp14:editId="0094F563">
            <wp:extent cx="7536180" cy="1458304"/>
            <wp:effectExtent l="0" t="0" r="7620" b="8890"/>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tachiVantara-Word_Doc_headers_2017_smart-texture_turquois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8540" cy="1466501"/>
                    </a:xfrm>
                    <a:prstGeom prst="rect">
                      <a:avLst/>
                    </a:prstGeom>
                  </pic:spPr>
                </pic:pic>
              </a:graphicData>
            </a:graphic>
          </wp:inline>
        </w:drawing>
      </w:r>
    </w:p>
    <w:p w:rsidRPr="007A7B1B" w:rsidR="00A220D3" w:rsidP="00A220D3" w:rsidRDefault="00A220D3" w14:paraId="67D6D00A" w14:textId="77777777">
      <w:pPr>
        <w:rPr>
          <w:rFonts w:ascii="Arial" w:hAnsi="Arial" w:cs="Arial"/>
        </w:rPr>
      </w:pPr>
      <w:del w:author="Anna Rumyantseva" w:date="2017-09-20T11:06:00Z" w:id="1">
        <w:r w:rsidRPr="007A7B1B" w:rsidDel="00A220D3">
          <w:rPr>
            <w:rFonts w:ascii="Arial" w:hAnsi="Arial" w:cs="Arial"/>
            <w:noProof/>
            <w:lang w:val="en-GB" w:eastAsia="en-GB"/>
          </w:rPr>
          <mc:AlternateContent>
            <mc:Choice Requires="wps">
              <w:drawing>
                <wp:anchor distT="0" distB="0" distL="114300" distR="114300" simplePos="0" relativeHeight="251659264" behindDoc="0" locked="0" layoutInCell="1" allowOverlap="1" wp14:anchorId="3AA47AFB" wp14:editId="530EC367">
                  <wp:simplePos x="0" y="0"/>
                  <wp:positionH relativeFrom="column">
                    <wp:posOffset>480060</wp:posOffset>
                  </wp:positionH>
                  <wp:positionV relativeFrom="paragraph">
                    <wp:posOffset>2198370</wp:posOffset>
                  </wp:positionV>
                  <wp:extent cx="4686300" cy="16002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16002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Pr="007A7B1B" w:rsidR="00A220D3" w:rsidP="00A220D3" w:rsidRDefault="007231D8" w14:paraId="244A9705" w14:textId="451B9977">
                              <w:pPr>
                                <w:spacing w:after="360"/>
                                <w:jc w:val="center"/>
                                <w:rPr>
                                  <w:rFonts w:ascii="Arial Black" w:hAnsi="Arial Black"/>
                                  <w:b/>
                                  <w:sz w:val="48"/>
                                  <w:szCs w:val="48"/>
                                  <w:lang w:val="en-GB"/>
                                </w:rPr>
                              </w:pPr>
                              <w:r w:rsidRPr="007231D8">
                                <w:rPr>
                                  <w:rFonts w:ascii="Arial Black" w:hAnsi="Arial Black"/>
                                  <w:b/>
                                  <w:sz w:val="48"/>
                                  <w:szCs w:val="48"/>
                                  <w:lang w:val="en-GB"/>
                                </w:rPr>
                                <w:t>London Air Quality</w:t>
                              </w:r>
                            </w:p>
                            <w:p w:rsidRPr="007A7B1B" w:rsidR="00A220D3" w:rsidP="00A220D3" w:rsidRDefault="007231D8" w14:paraId="5C906EF6" w14:textId="2A6FCEA3">
                              <w:pPr>
                                <w:pStyle w:val="BodyText"/>
                                <w:jc w:val="center"/>
                                <w:rPr>
                                  <w:rFonts w:ascii="Arial" w:hAnsi="Arial" w:cs="Arial"/>
                                  <w:b/>
                                  <w:sz w:val="48"/>
                                  <w:szCs w:val="52"/>
                                  <w:lang w:val="en-GB"/>
                                </w:rPr>
                              </w:pPr>
                              <w:r>
                                <w:rPr>
                                  <w:rFonts w:ascii="Arial" w:hAnsi="Arial" w:cs="Arial"/>
                                  <w:b/>
                                  <w:sz w:val="48"/>
                                  <w:szCs w:val="52"/>
                                  <w:lang w:val="en-GB"/>
                                </w:rPr>
                                <w:t>Predictive Demo</w:t>
                              </w:r>
                            </w:p>
                            <w:p w:rsidRPr="00A220D3" w:rsidR="00A220D3" w:rsidP="00A220D3" w:rsidRDefault="00A220D3" w14:paraId="2BFDAC89" w14:textId="77777777">
                              <w:pPr>
                                <w:pStyle w:val="BodyText"/>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3AA47AFB">
                  <v:stroke joinstyle="miter"/>
                  <v:path gradientshapeok="t" o:connecttype="rect"/>
                </v:shapetype>
                <v:shape id="Text Box 2" style="position:absolute;margin-left:37.8pt;margin-top:173.1pt;width:369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">
                  <v:textbox>
                    <w:txbxContent>
                      <w:p w:rsidRPr="007A7B1B" w:rsidR="00A220D3" w:rsidP="00A220D3" w:rsidRDefault="007231D8" w14:paraId="244A9705" w14:textId="451B9977">
                        <w:pPr>
                          <w:spacing w:after="360"/>
                          <w:jc w:val="center"/>
                          <w:rPr>
                            <w:rFonts w:ascii="Arial Black" w:hAnsi="Arial Black"/>
                            <w:b/>
                            <w:sz w:val="48"/>
                            <w:szCs w:val="48"/>
                            <w:lang w:val="en-GB"/>
                          </w:rPr>
                        </w:pPr>
                        <w:r w:rsidRPr="007231D8">
                          <w:rPr>
                            <w:rFonts w:ascii="Arial Black" w:hAnsi="Arial Black"/>
                            <w:b/>
                            <w:sz w:val="48"/>
                            <w:szCs w:val="48"/>
                            <w:lang w:val="en-GB"/>
                          </w:rPr>
                          <w:t>London Air Quality</w:t>
                        </w:r>
                      </w:p>
                      <w:p w:rsidRPr="007A7B1B" w:rsidR="00A220D3" w:rsidP="00A220D3" w:rsidRDefault="007231D8" w14:paraId="5C906EF6" w14:textId="2A6FCEA3">
                        <w:pPr>
                          <w:pStyle w:val="BodyText"/>
                          <w:jc w:val="center"/>
                          <w:rPr>
                            <w:rFonts w:ascii="Arial" w:hAnsi="Arial" w:cs="Arial"/>
                            <w:b/>
                            <w:sz w:val="48"/>
                            <w:szCs w:val="52"/>
                            <w:lang w:val="en-GB"/>
                          </w:rPr>
                        </w:pPr>
                        <w:r>
                          <w:rPr>
                            <w:rFonts w:ascii="Arial" w:hAnsi="Arial" w:cs="Arial"/>
                            <w:b/>
                            <w:sz w:val="48"/>
                            <w:szCs w:val="52"/>
                            <w:lang w:val="en-GB"/>
                          </w:rPr>
                          <w:t>Predictive Demo</w:t>
                        </w:r>
                      </w:p>
                      <w:p w:rsidRPr="00A220D3" w:rsidR="00A220D3" w:rsidP="00A220D3" w:rsidRDefault="00A220D3" w14:paraId="2BFDAC89" w14:textId="77777777">
                        <w:pPr>
                          <w:pStyle w:val="BodyText"/>
                          <w:rPr>
                            <w:lang w:val="en-GB"/>
                          </w:rPr>
                        </w:pPr>
                      </w:p>
                    </w:txbxContent>
                  </v:textbox>
                  <w10:wrap type="square"/>
                </v:shape>
              </w:pict>
            </mc:Fallback>
          </mc:AlternateContent>
        </w:r>
      </w:del>
      <w:r w:rsidRPr="007A7B1B">
        <w:rPr>
          <w:rFonts w:ascii="Arial" w:hAnsi="Arial" w:cs="Arial"/>
          <w:noProof/>
          <w:lang w:val="en-GB" w:eastAsia="en-GB"/>
        </w:rPr>
        <mc:AlternateContent>
          <mc:Choice Requires="wps">
            <w:drawing>
              <wp:anchor distT="4294967294" distB="4294967294" distL="114300" distR="114300" simplePos="0" relativeHeight="251660288" behindDoc="0" locked="0" layoutInCell="1" allowOverlap="1" wp14:anchorId="20A2A3B6" wp14:editId="1A6F4B32">
                <wp:simplePos x="0" y="0"/>
                <wp:positionH relativeFrom="margin">
                  <wp:posOffset>1472565</wp:posOffset>
                </wp:positionH>
                <wp:positionV relativeFrom="paragraph">
                  <wp:posOffset>2764155</wp:posOffset>
                </wp:positionV>
                <wp:extent cx="2628900" cy="0"/>
                <wp:effectExtent l="0" t="0" r="0" b="0"/>
                <wp:wrapNone/>
                <wp:docPr id="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28900" cy="0"/>
                        </a:xfrm>
                        <a:prstGeom prst="line">
                          <a:avLst/>
                        </a:prstGeom>
                        <a:noFill/>
                        <a:ln w="12700">
                          <a:solidFill>
                            <a:schemeClr val="tx1"/>
                          </a:solidFill>
                          <a:round/>
                          <a:headEnd/>
                          <a:tailEnd/>
                        </a:ln>
                        <a:extLst>
                          <a:ext uri="{909E8E84-426E-40dd-AFC4-6F175D3DCCD1}">
                            <a14:hiddenFill xmlns:pic="http://schemas.openxmlformats.org/drawingml/2006/pictur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style="position:absolute;z-index:25166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o:spid="_x0000_s1026" strokecolor="black [3213]" strokeweight="1pt" from="115.95pt,217.65pt" to="322.95pt,217.65pt" w14:anchorId="7903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">
                <o:lock v:ext="edit" shapetype="f"/>
                <w10:wrap anchorx="margin"/>
              </v:line>
            </w:pict>
          </mc:Fallback>
        </mc:AlternateContent>
      </w:r>
      <w:r w:rsidRPr="007A7B1B">
        <w:rPr>
          <w:rFonts w:ascii="Arial" w:hAnsi="Arial" w:cs="Arial"/>
        </w:rPr>
        <w:br w:type="page"/>
      </w:r>
      <w:bookmarkEnd w:id="0"/>
    </w:p>
    <w:sdt>
      <w:sdtPr>
        <w:rPr>
          <w:rFonts w:ascii="Arial" w:hAnsi="Arial" w:cs="Arial" w:eastAsiaTheme="minorEastAsia"/>
          <w:b w:val="0"/>
          <w:color w:val="404040" w:themeColor="text1" w:themeTint="BF"/>
          <w:sz w:val="18"/>
          <w:szCs w:val="24"/>
        </w:rPr>
        <w:id w:val="1637285747"/>
        <w:docPartObj>
          <w:docPartGallery w:val="Table of Contents"/>
          <w:docPartUnique/>
        </w:docPartObj>
      </w:sdtPr>
      <w:sdtEndPr>
        <w:rPr>
          <w:bCs/>
          <w:noProof/>
        </w:rPr>
      </w:sdtEndPr>
      <w:sdtContent>
        <w:p w:rsidRPr="00B74B4F" w:rsidR="00A220D3" w:rsidP="00A220D3" w:rsidRDefault="00A220D3" w14:paraId="36F7ED98" w14:textId="77777777">
          <w:pPr>
            <w:pStyle w:val="TOCHeading"/>
            <w:rPr>
              <w:rStyle w:val="Heading1Char"/>
              <w:rFonts w:ascii="Arial" w:hAnsi="Arial" w:cs="Arial"/>
              <w:b/>
            </w:rPr>
          </w:pPr>
          <w:r w:rsidRPr="00B74B4F">
            <w:rPr>
              <w:rStyle w:val="Heading1Char"/>
              <w:rFonts w:ascii="Arial" w:hAnsi="Arial" w:cs="Arial"/>
              <w:b/>
            </w:rPr>
            <w:t>Contents</w:t>
          </w:r>
        </w:p>
        <w:p w:rsidR="007231D8" w:rsidRDefault="00A220D3" w14:paraId="7D02B7BD" w14:textId="55EFE14B">
          <w:pPr>
            <w:pStyle w:val="TOC1"/>
            <w:rPr>
              <w:rFonts w:asciiTheme="minorHAnsi" w:hAnsiTheme="minorHAnsi" w:cstheme="minorBidi"/>
              <w:b w:val="0"/>
              <w:sz w:val="22"/>
              <w:szCs w:val="22"/>
              <w:lang w:val="en-GB" w:eastAsia="en-GB"/>
            </w:rPr>
          </w:pPr>
          <w:r w:rsidRPr="007A7B1B">
            <w:rPr>
              <w:noProof w:val="0"/>
              <w:color w:val="548DD4"/>
            </w:rPr>
            <w:fldChar w:fldCharType="begin"/>
          </w:r>
          <w:r w:rsidRPr="007A7B1B">
            <w:instrText xml:space="preserve"> TOC \o "1-3" \h \z \u </w:instrText>
          </w:r>
          <w:r w:rsidRPr="007A7B1B">
            <w:rPr>
              <w:noProof w:val="0"/>
              <w:color w:val="548DD4"/>
            </w:rPr>
            <w:fldChar w:fldCharType="separate"/>
          </w:r>
          <w:hyperlink w:history="1" w:anchor="_Toc494457009">
            <w:r w:rsidRPr="00EB144F" w:rsidR="007231D8">
              <w:rPr>
                <w:rStyle w:val="Hyperlink"/>
              </w:rPr>
              <w:t>Introduction</w:t>
            </w:r>
            <w:r w:rsidR="007231D8">
              <w:rPr>
                <w:webHidden/>
              </w:rPr>
              <w:tab/>
            </w:r>
            <w:r w:rsidR="007231D8">
              <w:rPr>
                <w:webHidden/>
              </w:rPr>
              <w:fldChar w:fldCharType="begin"/>
            </w:r>
            <w:r w:rsidR="007231D8">
              <w:rPr>
                <w:webHidden/>
              </w:rPr>
              <w:instrText xml:space="preserve"> PAGEREF _Toc494457009 \h </w:instrText>
            </w:r>
            <w:r w:rsidR="007231D8">
              <w:rPr>
                <w:webHidden/>
              </w:rPr>
            </w:r>
            <w:r w:rsidR="007231D8">
              <w:rPr>
                <w:webHidden/>
              </w:rPr>
              <w:fldChar w:fldCharType="separate"/>
            </w:r>
            <w:r w:rsidR="007231D8">
              <w:rPr>
                <w:webHidden/>
              </w:rPr>
              <w:t>3</w:t>
            </w:r>
            <w:r w:rsidR="007231D8">
              <w:rPr>
                <w:webHidden/>
              </w:rPr>
              <w:fldChar w:fldCharType="end"/>
            </w:r>
          </w:hyperlink>
        </w:p>
        <w:p w:rsidR="007231D8" w:rsidRDefault="009759CB" w14:paraId="6C4FB968" w14:textId="68E6E5BD">
          <w:pPr>
            <w:pStyle w:val="TOC2"/>
            <w:tabs>
              <w:tab w:val="right" w:leader="dot" w:pos="9016"/>
            </w:tabs>
            <w:rPr>
              <w:noProof/>
              <w:color w:val="auto"/>
              <w:lang w:val="en-GB" w:eastAsia="en-GB"/>
            </w:rPr>
          </w:pPr>
          <w:hyperlink w:history="1" w:anchor="_Toc494457010">
            <w:r w:rsidRPr="00EB144F" w:rsidR="007231D8">
              <w:rPr>
                <w:rStyle w:val="Hyperlink"/>
                <w:rFonts w:cs="Arial"/>
                <w:noProof/>
              </w:rPr>
              <w:t>Demo Use Case Overview</w:t>
            </w:r>
            <w:r w:rsidR="007231D8">
              <w:rPr>
                <w:noProof/>
                <w:webHidden/>
              </w:rPr>
              <w:tab/>
            </w:r>
            <w:r w:rsidR="007231D8">
              <w:rPr>
                <w:noProof/>
                <w:webHidden/>
              </w:rPr>
              <w:fldChar w:fldCharType="begin"/>
            </w:r>
            <w:r w:rsidR="007231D8">
              <w:rPr>
                <w:noProof/>
                <w:webHidden/>
              </w:rPr>
              <w:instrText xml:space="preserve"> PAGEREF _Toc494457010 \h </w:instrText>
            </w:r>
            <w:r w:rsidR="007231D8">
              <w:rPr>
                <w:noProof/>
                <w:webHidden/>
              </w:rPr>
            </w:r>
            <w:r w:rsidR="007231D8">
              <w:rPr>
                <w:noProof/>
                <w:webHidden/>
              </w:rPr>
              <w:fldChar w:fldCharType="separate"/>
            </w:r>
            <w:r w:rsidR="007231D8">
              <w:rPr>
                <w:noProof/>
                <w:webHidden/>
              </w:rPr>
              <w:t>3</w:t>
            </w:r>
            <w:r w:rsidR="007231D8">
              <w:rPr>
                <w:noProof/>
                <w:webHidden/>
              </w:rPr>
              <w:fldChar w:fldCharType="end"/>
            </w:r>
          </w:hyperlink>
        </w:p>
        <w:p w:rsidR="007231D8" w:rsidRDefault="009759CB" w14:paraId="4988AC6A" w14:textId="0B59965D">
          <w:pPr>
            <w:pStyle w:val="TOC2"/>
            <w:tabs>
              <w:tab w:val="right" w:leader="dot" w:pos="9016"/>
            </w:tabs>
            <w:rPr>
              <w:noProof/>
              <w:color w:val="auto"/>
              <w:lang w:val="en-GB" w:eastAsia="en-GB"/>
            </w:rPr>
          </w:pPr>
          <w:hyperlink w:history="1" w:anchor="_Toc494457011">
            <w:r w:rsidRPr="00EB144F" w:rsidR="007231D8">
              <w:rPr>
                <w:rStyle w:val="Hyperlink"/>
                <w:rFonts w:cs="Arial"/>
                <w:noProof/>
              </w:rPr>
              <w:t>Dataset</w:t>
            </w:r>
            <w:r w:rsidR="007231D8">
              <w:rPr>
                <w:noProof/>
                <w:webHidden/>
              </w:rPr>
              <w:tab/>
            </w:r>
            <w:r w:rsidR="007231D8">
              <w:rPr>
                <w:noProof/>
                <w:webHidden/>
              </w:rPr>
              <w:fldChar w:fldCharType="begin"/>
            </w:r>
            <w:r w:rsidR="007231D8">
              <w:rPr>
                <w:noProof/>
                <w:webHidden/>
              </w:rPr>
              <w:instrText xml:space="preserve"> PAGEREF _Toc494457011 \h </w:instrText>
            </w:r>
            <w:r w:rsidR="007231D8">
              <w:rPr>
                <w:noProof/>
                <w:webHidden/>
              </w:rPr>
            </w:r>
            <w:r w:rsidR="007231D8">
              <w:rPr>
                <w:noProof/>
                <w:webHidden/>
              </w:rPr>
              <w:fldChar w:fldCharType="separate"/>
            </w:r>
            <w:r w:rsidR="007231D8">
              <w:rPr>
                <w:noProof/>
                <w:webHidden/>
              </w:rPr>
              <w:t>4</w:t>
            </w:r>
            <w:r w:rsidR="007231D8">
              <w:rPr>
                <w:noProof/>
                <w:webHidden/>
              </w:rPr>
              <w:fldChar w:fldCharType="end"/>
            </w:r>
          </w:hyperlink>
        </w:p>
        <w:p w:rsidR="007231D8" w:rsidRDefault="009759CB" w14:paraId="1B4B2C10" w14:textId="115C42C5">
          <w:pPr>
            <w:pStyle w:val="TOC2"/>
            <w:tabs>
              <w:tab w:val="right" w:leader="dot" w:pos="9016"/>
            </w:tabs>
            <w:rPr>
              <w:noProof/>
              <w:color w:val="auto"/>
              <w:lang w:val="en-GB" w:eastAsia="en-GB"/>
            </w:rPr>
          </w:pPr>
          <w:hyperlink w:history="1" w:anchor="_Toc494457012">
            <w:r w:rsidRPr="00EB144F" w:rsidR="007231D8">
              <w:rPr>
                <w:rStyle w:val="Hyperlink"/>
                <w:rFonts w:cs="Arial"/>
                <w:noProof/>
              </w:rPr>
              <w:t>Model Used</w:t>
            </w:r>
            <w:r w:rsidR="007231D8">
              <w:rPr>
                <w:noProof/>
                <w:webHidden/>
              </w:rPr>
              <w:tab/>
            </w:r>
            <w:r w:rsidR="007231D8">
              <w:rPr>
                <w:noProof/>
                <w:webHidden/>
              </w:rPr>
              <w:fldChar w:fldCharType="begin"/>
            </w:r>
            <w:r w:rsidR="007231D8">
              <w:rPr>
                <w:noProof/>
                <w:webHidden/>
              </w:rPr>
              <w:instrText xml:space="preserve"> PAGEREF _Toc494457012 \h </w:instrText>
            </w:r>
            <w:r w:rsidR="007231D8">
              <w:rPr>
                <w:noProof/>
                <w:webHidden/>
              </w:rPr>
            </w:r>
            <w:r w:rsidR="007231D8">
              <w:rPr>
                <w:noProof/>
                <w:webHidden/>
              </w:rPr>
              <w:fldChar w:fldCharType="separate"/>
            </w:r>
            <w:r w:rsidR="007231D8">
              <w:rPr>
                <w:noProof/>
                <w:webHidden/>
              </w:rPr>
              <w:t>4</w:t>
            </w:r>
            <w:r w:rsidR="007231D8">
              <w:rPr>
                <w:noProof/>
                <w:webHidden/>
              </w:rPr>
              <w:fldChar w:fldCharType="end"/>
            </w:r>
          </w:hyperlink>
        </w:p>
        <w:p w:rsidR="007231D8" w:rsidRDefault="009759CB" w14:paraId="2DE61537" w14:textId="012D26DF">
          <w:pPr>
            <w:pStyle w:val="TOC2"/>
            <w:tabs>
              <w:tab w:val="right" w:leader="dot" w:pos="9016"/>
            </w:tabs>
            <w:rPr>
              <w:noProof/>
              <w:color w:val="auto"/>
              <w:lang w:val="en-GB" w:eastAsia="en-GB"/>
            </w:rPr>
          </w:pPr>
          <w:hyperlink w:history="1" w:anchor="_Toc494457013">
            <w:r w:rsidRPr="00EB144F" w:rsidR="007231D8">
              <w:rPr>
                <w:rStyle w:val="Hyperlink"/>
                <w:rFonts w:cs="Arial"/>
                <w:noProof/>
              </w:rPr>
              <w:t>Prerequisites</w:t>
            </w:r>
            <w:r w:rsidR="007231D8">
              <w:rPr>
                <w:noProof/>
                <w:webHidden/>
              </w:rPr>
              <w:tab/>
            </w:r>
            <w:r w:rsidR="007231D8">
              <w:rPr>
                <w:noProof/>
                <w:webHidden/>
              </w:rPr>
              <w:fldChar w:fldCharType="begin"/>
            </w:r>
            <w:r w:rsidR="007231D8">
              <w:rPr>
                <w:noProof/>
                <w:webHidden/>
              </w:rPr>
              <w:instrText xml:space="preserve"> PAGEREF _Toc494457013 \h </w:instrText>
            </w:r>
            <w:r w:rsidR="007231D8">
              <w:rPr>
                <w:noProof/>
                <w:webHidden/>
              </w:rPr>
            </w:r>
            <w:r w:rsidR="007231D8">
              <w:rPr>
                <w:noProof/>
                <w:webHidden/>
              </w:rPr>
              <w:fldChar w:fldCharType="separate"/>
            </w:r>
            <w:r w:rsidR="007231D8">
              <w:rPr>
                <w:noProof/>
                <w:webHidden/>
              </w:rPr>
              <w:t>5</w:t>
            </w:r>
            <w:r w:rsidR="007231D8">
              <w:rPr>
                <w:noProof/>
                <w:webHidden/>
              </w:rPr>
              <w:fldChar w:fldCharType="end"/>
            </w:r>
          </w:hyperlink>
        </w:p>
        <w:p w:rsidR="007231D8" w:rsidRDefault="009759CB" w14:paraId="6EC8A9AE" w14:textId="448E7AE9">
          <w:pPr>
            <w:pStyle w:val="TOC1"/>
            <w:rPr>
              <w:rFonts w:asciiTheme="minorHAnsi" w:hAnsiTheme="minorHAnsi" w:cstheme="minorBidi"/>
              <w:b w:val="0"/>
              <w:sz w:val="22"/>
              <w:szCs w:val="22"/>
              <w:lang w:val="en-GB" w:eastAsia="en-GB"/>
            </w:rPr>
          </w:pPr>
          <w:hyperlink w:history="1" w:anchor="_Toc494457014">
            <w:r w:rsidRPr="00EB144F" w:rsidR="007231D8">
              <w:rPr>
                <w:rStyle w:val="Hyperlink"/>
              </w:rPr>
              <w:t>Demo components</w:t>
            </w:r>
            <w:r w:rsidR="007231D8">
              <w:rPr>
                <w:webHidden/>
              </w:rPr>
              <w:tab/>
            </w:r>
            <w:r w:rsidR="007231D8">
              <w:rPr>
                <w:webHidden/>
              </w:rPr>
              <w:fldChar w:fldCharType="begin"/>
            </w:r>
            <w:r w:rsidR="007231D8">
              <w:rPr>
                <w:webHidden/>
              </w:rPr>
              <w:instrText xml:space="preserve"> PAGEREF _Toc494457014 \h </w:instrText>
            </w:r>
            <w:r w:rsidR="007231D8">
              <w:rPr>
                <w:webHidden/>
              </w:rPr>
            </w:r>
            <w:r w:rsidR="007231D8">
              <w:rPr>
                <w:webHidden/>
              </w:rPr>
              <w:fldChar w:fldCharType="separate"/>
            </w:r>
            <w:r w:rsidR="007231D8">
              <w:rPr>
                <w:webHidden/>
              </w:rPr>
              <w:t>5</w:t>
            </w:r>
            <w:r w:rsidR="007231D8">
              <w:rPr>
                <w:webHidden/>
              </w:rPr>
              <w:fldChar w:fldCharType="end"/>
            </w:r>
          </w:hyperlink>
        </w:p>
        <w:p w:rsidR="007231D8" w:rsidRDefault="009759CB" w14:paraId="23227C16" w14:textId="36F81C44">
          <w:pPr>
            <w:pStyle w:val="TOC2"/>
            <w:tabs>
              <w:tab w:val="right" w:leader="dot" w:pos="9016"/>
            </w:tabs>
            <w:rPr>
              <w:noProof/>
              <w:color w:val="auto"/>
              <w:lang w:val="en-GB" w:eastAsia="en-GB"/>
            </w:rPr>
          </w:pPr>
          <w:hyperlink w:history="1" w:anchor="_Toc494457015">
            <w:r w:rsidRPr="00EB144F" w:rsidR="007231D8">
              <w:rPr>
                <w:rStyle w:val="Hyperlink"/>
                <w:rFonts w:cs="Arial"/>
                <w:noProof/>
              </w:rPr>
              <w:t>Data Preparation</w:t>
            </w:r>
            <w:r w:rsidR="007231D8">
              <w:rPr>
                <w:noProof/>
                <w:webHidden/>
              </w:rPr>
              <w:tab/>
            </w:r>
            <w:r w:rsidR="007231D8">
              <w:rPr>
                <w:noProof/>
                <w:webHidden/>
              </w:rPr>
              <w:fldChar w:fldCharType="begin"/>
            </w:r>
            <w:r w:rsidR="007231D8">
              <w:rPr>
                <w:noProof/>
                <w:webHidden/>
              </w:rPr>
              <w:instrText xml:space="preserve"> PAGEREF _Toc494457015 \h </w:instrText>
            </w:r>
            <w:r w:rsidR="007231D8">
              <w:rPr>
                <w:noProof/>
                <w:webHidden/>
              </w:rPr>
            </w:r>
            <w:r w:rsidR="007231D8">
              <w:rPr>
                <w:noProof/>
                <w:webHidden/>
              </w:rPr>
              <w:fldChar w:fldCharType="separate"/>
            </w:r>
            <w:r w:rsidR="007231D8">
              <w:rPr>
                <w:noProof/>
                <w:webHidden/>
              </w:rPr>
              <w:t>5</w:t>
            </w:r>
            <w:r w:rsidR="007231D8">
              <w:rPr>
                <w:noProof/>
                <w:webHidden/>
              </w:rPr>
              <w:fldChar w:fldCharType="end"/>
            </w:r>
          </w:hyperlink>
        </w:p>
        <w:p w:rsidR="007231D8" w:rsidRDefault="009759CB" w14:paraId="7CFF25D7" w14:textId="73B74C88">
          <w:pPr>
            <w:pStyle w:val="TOC2"/>
            <w:tabs>
              <w:tab w:val="right" w:leader="dot" w:pos="9016"/>
            </w:tabs>
            <w:rPr>
              <w:noProof/>
              <w:color w:val="auto"/>
              <w:lang w:val="en-GB" w:eastAsia="en-GB"/>
            </w:rPr>
          </w:pPr>
          <w:hyperlink w:history="1" w:anchor="_Toc494457016">
            <w:r w:rsidRPr="00EB144F" w:rsidR="007231D8">
              <w:rPr>
                <w:rStyle w:val="Hyperlink"/>
                <w:rFonts w:cs="Arial"/>
                <w:noProof/>
              </w:rPr>
              <w:t>Model Training</w:t>
            </w:r>
            <w:r w:rsidR="007231D8">
              <w:rPr>
                <w:noProof/>
                <w:webHidden/>
              </w:rPr>
              <w:tab/>
            </w:r>
            <w:r w:rsidR="007231D8">
              <w:rPr>
                <w:noProof/>
                <w:webHidden/>
              </w:rPr>
              <w:fldChar w:fldCharType="begin"/>
            </w:r>
            <w:r w:rsidR="007231D8">
              <w:rPr>
                <w:noProof/>
                <w:webHidden/>
              </w:rPr>
              <w:instrText xml:space="preserve"> PAGEREF _Toc494457016 \h </w:instrText>
            </w:r>
            <w:r w:rsidR="007231D8">
              <w:rPr>
                <w:noProof/>
                <w:webHidden/>
              </w:rPr>
            </w:r>
            <w:r w:rsidR="007231D8">
              <w:rPr>
                <w:noProof/>
                <w:webHidden/>
              </w:rPr>
              <w:fldChar w:fldCharType="separate"/>
            </w:r>
            <w:r w:rsidR="007231D8">
              <w:rPr>
                <w:noProof/>
                <w:webHidden/>
              </w:rPr>
              <w:t>7</w:t>
            </w:r>
            <w:r w:rsidR="007231D8">
              <w:rPr>
                <w:noProof/>
                <w:webHidden/>
              </w:rPr>
              <w:fldChar w:fldCharType="end"/>
            </w:r>
          </w:hyperlink>
        </w:p>
        <w:p w:rsidR="007231D8" w:rsidRDefault="009759CB" w14:paraId="635B9EBE" w14:textId="607B114A">
          <w:pPr>
            <w:pStyle w:val="TOC2"/>
            <w:tabs>
              <w:tab w:val="right" w:leader="dot" w:pos="9016"/>
            </w:tabs>
            <w:rPr>
              <w:noProof/>
              <w:color w:val="auto"/>
              <w:lang w:val="en-GB" w:eastAsia="en-GB"/>
            </w:rPr>
          </w:pPr>
          <w:hyperlink w:history="1" w:anchor="_Toc494457017">
            <w:r w:rsidRPr="00EB144F" w:rsidR="007231D8">
              <w:rPr>
                <w:rStyle w:val="Hyperlink"/>
                <w:rFonts w:cs="Arial"/>
                <w:noProof/>
              </w:rPr>
              <w:t>Model Application</w:t>
            </w:r>
            <w:r w:rsidR="007231D8">
              <w:rPr>
                <w:noProof/>
                <w:webHidden/>
              </w:rPr>
              <w:tab/>
            </w:r>
            <w:r w:rsidR="007231D8">
              <w:rPr>
                <w:noProof/>
                <w:webHidden/>
              </w:rPr>
              <w:fldChar w:fldCharType="begin"/>
            </w:r>
            <w:r w:rsidR="007231D8">
              <w:rPr>
                <w:noProof/>
                <w:webHidden/>
              </w:rPr>
              <w:instrText xml:space="preserve"> PAGEREF _Toc494457017 \h </w:instrText>
            </w:r>
            <w:r w:rsidR="007231D8">
              <w:rPr>
                <w:noProof/>
                <w:webHidden/>
              </w:rPr>
            </w:r>
            <w:r w:rsidR="007231D8">
              <w:rPr>
                <w:noProof/>
                <w:webHidden/>
              </w:rPr>
              <w:fldChar w:fldCharType="separate"/>
            </w:r>
            <w:r w:rsidR="007231D8">
              <w:rPr>
                <w:noProof/>
                <w:webHidden/>
              </w:rPr>
              <w:t>7</w:t>
            </w:r>
            <w:r w:rsidR="007231D8">
              <w:rPr>
                <w:noProof/>
                <w:webHidden/>
              </w:rPr>
              <w:fldChar w:fldCharType="end"/>
            </w:r>
          </w:hyperlink>
        </w:p>
        <w:p w:rsidR="007231D8" w:rsidRDefault="009759CB" w14:paraId="4CE5BFC1" w14:textId="5824D9D7">
          <w:pPr>
            <w:pStyle w:val="TOC2"/>
            <w:tabs>
              <w:tab w:val="right" w:leader="dot" w:pos="9016"/>
            </w:tabs>
            <w:rPr>
              <w:noProof/>
              <w:color w:val="auto"/>
              <w:lang w:val="en-GB" w:eastAsia="en-GB"/>
            </w:rPr>
          </w:pPr>
          <w:hyperlink w:history="1" w:anchor="_Toc494457018">
            <w:r w:rsidRPr="00EB144F" w:rsidR="007231D8">
              <w:rPr>
                <w:rStyle w:val="Hyperlink"/>
                <w:rFonts w:cs="Arial"/>
                <w:noProof/>
              </w:rPr>
              <w:t>Model Update</w:t>
            </w:r>
            <w:r w:rsidR="007231D8">
              <w:rPr>
                <w:noProof/>
                <w:webHidden/>
              </w:rPr>
              <w:tab/>
            </w:r>
            <w:r w:rsidR="007231D8">
              <w:rPr>
                <w:noProof/>
                <w:webHidden/>
              </w:rPr>
              <w:fldChar w:fldCharType="begin"/>
            </w:r>
            <w:r w:rsidR="007231D8">
              <w:rPr>
                <w:noProof/>
                <w:webHidden/>
              </w:rPr>
              <w:instrText xml:space="preserve"> PAGEREF _Toc494457018 \h </w:instrText>
            </w:r>
            <w:r w:rsidR="007231D8">
              <w:rPr>
                <w:noProof/>
                <w:webHidden/>
              </w:rPr>
            </w:r>
            <w:r w:rsidR="007231D8">
              <w:rPr>
                <w:noProof/>
                <w:webHidden/>
              </w:rPr>
              <w:fldChar w:fldCharType="separate"/>
            </w:r>
            <w:r w:rsidR="007231D8">
              <w:rPr>
                <w:noProof/>
                <w:webHidden/>
              </w:rPr>
              <w:t>8</w:t>
            </w:r>
            <w:r w:rsidR="007231D8">
              <w:rPr>
                <w:noProof/>
                <w:webHidden/>
              </w:rPr>
              <w:fldChar w:fldCharType="end"/>
            </w:r>
          </w:hyperlink>
        </w:p>
        <w:p w:rsidR="007231D8" w:rsidRDefault="009759CB" w14:paraId="24FA3C10" w14:textId="44CD413B">
          <w:pPr>
            <w:pStyle w:val="TOC2"/>
            <w:tabs>
              <w:tab w:val="right" w:leader="dot" w:pos="9016"/>
            </w:tabs>
            <w:rPr>
              <w:noProof/>
              <w:color w:val="auto"/>
              <w:lang w:val="en-GB" w:eastAsia="en-GB"/>
            </w:rPr>
          </w:pPr>
          <w:hyperlink w:history="1" w:anchor="_Toc494457019">
            <w:r w:rsidRPr="00EB144F" w:rsidR="007231D8">
              <w:rPr>
                <w:rStyle w:val="Hyperlink"/>
                <w:rFonts w:cs="Arial"/>
                <w:noProof/>
              </w:rPr>
              <w:t>Model Score</w:t>
            </w:r>
            <w:r w:rsidR="007231D8">
              <w:rPr>
                <w:noProof/>
                <w:webHidden/>
              </w:rPr>
              <w:tab/>
            </w:r>
            <w:r w:rsidR="007231D8">
              <w:rPr>
                <w:noProof/>
                <w:webHidden/>
              </w:rPr>
              <w:fldChar w:fldCharType="begin"/>
            </w:r>
            <w:r w:rsidR="007231D8">
              <w:rPr>
                <w:noProof/>
                <w:webHidden/>
              </w:rPr>
              <w:instrText xml:space="preserve"> PAGEREF _Toc494457019 \h </w:instrText>
            </w:r>
            <w:r w:rsidR="007231D8">
              <w:rPr>
                <w:noProof/>
                <w:webHidden/>
              </w:rPr>
            </w:r>
            <w:r w:rsidR="007231D8">
              <w:rPr>
                <w:noProof/>
                <w:webHidden/>
              </w:rPr>
              <w:fldChar w:fldCharType="separate"/>
            </w:r>
            <w:r w:rsidR="007231D8">
              <w:rPr>
                <w:noProof/>
                <w:webHidden/>
              </w:rPr>
              <w:t>9</w:t>
            </w:r>
            <w:r w:rsidR="007231D8">
              <w:rPr>
                <w:noProof/>
                <w:webHidden/>
              </w:rPr>
              <w:fldChar w:fldCharType="end"/>
            </w:r>
          </w:hyperlink>
        </w:p>
        <w:p w:rsidR="007231D8" w:rsidRDefault="009759CB" w14:paraId="2EDEE956" w14:textId="7FCF4B28">
          <w:pPr>
            <w:pStyle w:val="TOC2"/>
            <w:tabs>
              <w:tab w:val="right" w:leader="dot" w:pos="9016"/>
            </w:tabs>
            <w:rPr>
              <w:noProof/>
              <w:color w:val="auto"/>
              <w:lang w:val="en-GB" w:eastAsia="en-GB"/>
            </w:rPr>
          </w:pPr>
          <w:hyperlink w:history="1" w:anchor="_Toc494457020">
            <w:r w:rsidRPr="00EB144F" w:rsidR="007231D8">
              <w:rPr>
                <w:rStyle w:val="Hyperlink"/>
                <w:rFonts w:cs="Arial"/>
                <w:noProof/>
              </w:rPr>
              <w:t>Dashboards</w:t>
            </w:r>
            <w:r w:rsidR="007231D8">
              <w:rPr>
                <w:noProof/>
                <w:webHidden/>
              </w:rPr>
              <w:tab/>
            </w:r>
            <w:r w:rsidR="007231D8">
              <w:rPr>
                <w:noProof/>
                <w:webHidden/>
              </w:rPr>
              <w:fldChar w:fldCharType="begin"/>
            </w:r>
            <w:r w:rsidR="007231D8">
              <w:rPr>
                <w:noProof/>
                <w:webHidden/>
              </w:rPr>
              <w:instrText xml:space="preserve"> PAGEREF _Toc494457020 \h </w:instrText>
            </w:r>
            <w:r w:rsidR="007231D8">
              <w:rPr>
                <w:noProof/>
                <w:webHidden/>
              </w:rPr>
            </w:r>
            <w:r w:rsidR="007231D8">
              <w:rPr>
                <w:noProof/>
                <w:webHidden/>
              </w:rPr>
              <w:fldChar w:fldCharType="separate"/>
            </w:r>
            <w:r w:rsidR="007231D8">
              <w:rPr>
                <w:noProof/>
                <w:webHidden/>
              </w:rPr>
              <w:t>10</w:t>
            </w:r>
            <w:r w:rsidR="007231D8">
              <w:rPr>
                <w:noProof/>
                <w:webHidden/>
              </w:rPr>
              <w:fldChar w:fldCharType="end"/>
            </w:r>
          </w:hyperlink>
        </w:p>
        <w:p w:rsidR="007231D8" w:rsidRDefault="009759CB" w14:paraId="38AA5292" w14:textId="6BA7082A">
          <w:pPr>
            <w:pStyle w:val="TOC1"/>
            <w:rPr>
              <w:rFonts w:asciiTheme="minorHAnsi" w:hAnsiTheme="minorHAnsi" w:cstheme="minorBidi"/>
              <w:b w:val="0"/>
              <w:sz w:val="22"/>
              <w:szCs w:val="22"/>
              <w:lang w:val="en-GB" w:eastAsia="en-GB"/>
            </w:rPr>
          </w:pPr>
          <w:hyperlink w:history="1" w:anchor="_Toc494457021">
            <w:r w:rsidRPr="00EB144F" w:rsidR="007231D8">
              <w:rPr>
                <w:rStyle w:val="Hyperlink"/>
              </w:rPr>
              <w:t>Demo Summary</w:t>
            </w:r>
            <w:r w:rsidR="007231D8">
              <w:rPr>
                <w:webHidden/>
              </w:rPr>
              <w:tab/>
            </w:r>
            <w:r w:rsidR="007231D8">
              <w:rPr>
                <w:webHidden/>
              </w:rPr>
              <w:fldChar w:fldCharType="begin"/>
            </w:r>
            <w:r w:rsidR="007231D8">
              <w:rPr>
                <w:webHidden/>
              </w:rPr>
              <w:instrText xml:space="preserve"> PAGEREF _Toc494457021 \h </w:instrText>
            </w:r>
            <w:r w:rsidR="007231D8">
              <w:rPr>
                <w:webHidden/>
              </w:rPr>
            </w:r>
            <w:r w:rsidR="007231D8">
              <w:rPr>
                <w:webHidden/>
              </w:rPr>
              <w:fldChar w:fldCharType="separate"/>
            </w:r>
            <w:r w:rsidR="007231D8">
              <w:rPr>
                <w:webHidden/>
              </w:rPr>
              <w:t>10</w:t>
            </w:r>
            <w:r w:rsidR="007231D8">
              <w:rPr>
                <w:webHidden/>
              </w:rPr>
              <w:fldChar w:fldCharType="end"/>
            </w:r>
          </w:hyperlink>
        </w:p>
        <w:p w:rsidR="007231D8" w:rsidRDefault="009759CB" w14:paraId="792E8C11" w14:textId="627CCCDF">
          <w:pPr>
            <w:pStyle w:val="TOC1"/>
            <w:rPr>
              <w:rFonts w:asciiTheme="minorHAnsi" w:hAnsiTheme="minorHAnsi" w:cstheme="minorBidi"/>
              <w:b w:val="0"/>
              <w:sz w:val="22"/>
              <w:szCs w:val="22"/>
              <w:lang w:val="en-GB" w:eastAsia="en-GB"/>
            </w:rPr>
          </w:pPr>
          <w:hyperlink w:history="1" w:anchor="_Toc494457022">
            <w:r w:rsidRPr="00EB144F" w:rsidR="007231D8">
              <w:rPr>
                <w:rStyle w:val="Hyperlink"/>
              </w:rPr>
              <w:t>Further Development</w:t>
            </w:r>
            <w:r w:rsidR="007231D8">
              <w:rPr>
                <w:webHidden/>
              </w:rPr>
              <w:tab/>
            </w:r>
            <w:r w:rsidR="007231D8">
              <w:rPr>
                <w:webHidden/>
              </w:rPr>
              <w:fldChar w:fldCharType="begin"/>
            </w:r>
            <w:r w:rsidR="007231D8">
              <w:rPr>
                <w:webHidden/>
              </w:rPr>
              <w:instrText xml:space="preserve"> PAGEREF _Toc494457022 \h </w:instrText>
            </w:r>
            <w:r w:rsidR="007231D8">
              <w:rPr>
                <w:webHidden/>
              </w:rPr>
            </w:r>
            <w:r w:rsidR="007231D8">
              <w:rPr>
                <w:webHidden/>
              </w:rPr>
              <w:fldChar w:fldCharType="separate"/>
            </w:r>
            <w:r w:rsidR="007231D8">
              <w:rPr>
                <w:webHidden/>
              </w:rPr>
              <w:t>11</w:t>
            </w:r>
            <w:r w:rsidR="007231D8">
              <w:rPr>
                <w:webHidden/>
              </w:rPr>
              <w:fldChar w:fldCharType="end"/>
            </w:r>
          </w:hyperlink>
        </w:p>
        <w:p w:rsidR="007231D8" w:rsidRDefault="009759CB" w14:paraId="09C07100" w14:textId="02100808">
          <w:pPr>
            <w:pStyle w:val="TOC1"/>
            <w:rPr>
              <w:rFonts w:asciiTheme="minorHAnsi" w:hAnsiTheme="minorHAnsi" w:cstheme="minorBidi"/>
              <w:b w:val="0"/>
              <w:sz w:val="22"/>
              <w:szCs w:val="22"/>
              <w:lang w:val="en-GB" w:eastAsia="en-GB"/>
            </w:rPr>
          </w:pPr>
          <w:hyperlink w:history="1" w:anchor="_Toc494457023">
            <w:r w:rsidRPr="00EB144F" w:rsidR="007231D8">
              <w:rPr>
                <w:rStyle w:val="Hyperlink"/>
              </w:rPr>
              <w:t>Additional Reading</w:t>
            </w:r>
            <w:r w:rsidR="007231D8">
              <w:rPr>
                <w:webHidden/>
              </w:rPr>
              <w:tab/>
            </w:r>
            <w:r w:rsidR="007231D8">
              <w:rPr>
                <w:webHidden/>
              </w:rPr>
              <w:fldChar w:fldCharType="begin"/>
            </w:r>
            <w:r w:rsidR="007231D8">
              <w:rPr>
                <w:webHidden/>
              </w:rPr>
              <w:instrText xml:space="preserve"> PAGEREF _Toc494457023 \h </w:instrText>
            </w:r>
            <w:r w:rsidR="007231D8">
              <w:rPr>
                <w:webHidden/>
              </w:rPr>
            </w:r>
            <w:r w:rsidR="007231D8">
              <w:rPr>
                <w:webHidden/>
              </w:rPr>
              <w:fldChar w:fldCharType="separate"/>
            </w:r>
            <w:r w:rsidR="007231D8">
              <w:rPr>
                <w:webHidden/>
              </w:rPr>
              <w:t>11</w:t>
            </w:r>
            <w:r w:rsidR="007231D8">
              <w:rPr>
                <w:webHidden/>
              </w:rPr>
              <w:fldChar w:fldCharType="end"/>
            </w:r>
          </w:hyperlink>
        </w:p>
        <w:p w:rsidR="007231D8" w:rsidRDefault="009759CB" w14:paraId="36BBB430" w14:textId="55D59C58">
          <w:pPr>
            <w:pStyle w:val="TOC1"/>
            <w:rPr>
              <w:rFonts w:asciiTheme="minorHAnsi" w:hAnsiTheme="minorHAnsi" w:cstheme="minorBidi"/>
              <w:b w:val="0"/>
              <w:sz w:val="22"/>
              <w:szCs w:val="22"/>
              <w:lang w:val="en-GB" w:eastAsia="en-GB"/>
            </w:rPr>
          </w:pPr>
          <w:hyperlink w:history="1" w:anchor="_Toc494457024">
            <w:r w:rsidRPr="00EB144F" w:rsidR="007231D8">
              <w:rPr>
                <w:rStyle w:val="Hyperlink"/>
              </w:rPr>
              <w:t>Contact Details</w:t>
            </w:r>
            <w:r w:rsidR="007231D8">
              <w:rPr>
                <w:webHidden/>
              </w:rPr>
              <w:tab/>
            </w:r>
            <w:r w:rsidR="007231D8">
              <w:rPr>
                <w:webHidden/>
              </w:rPr>
              <w:fldChar w:fldCharType="begin"/>
            </w:r>
            <w:r w:rsidR="007231D8">
              <w:rPr>
                <w:webHidden/>
              </w:rPr>
              <w:instrText xml:space="preserve"> PAGEREF _Toc494457024 \h </w:instrText>
            </w:r>
            <w:r w:rsidR="007231D8">
              <w:rPr>
                <w:webHidden/>
              </w:rPr>
            </w:r>
            <w:r w:rsidR="007231D8">
              <w:rPr>
                <w:webHidden/>
              </w:rPr>
              <w:fldChar w:fldCharType="separate"/>
            </w:r>
            <w:r w:rsidR="007231D8">
              <w:rPr>
                <w:webHidden/>
              </w:rPr>
              <w:t>12</w:t>
            </w:r>
            <w:r w:rsidR="007231D8">
              <w:rPr>
                <w:webHidden/>
              </w:rPr>
              <w:fldChar w:fldCharType="end"/>
            </w:r>
          </w:hyperlink>
        </w:p>
        <w:p w:rsidRPr="007A7B1B" w:rsidR="00A220D3" w:rsidP="00A220D3" w:rsidRDefault="00A220D3" w14:paraId="5DCE22EB" w14:textId="67066FFA">
          <w:pPr>
            <w:rPr>
              <w:rFonts w:ascii="Arial" w:hAnsi="Arial" w:cs="Arial"/>
            </w:rPr>
          </w:pPr>
          <w:r w:rsidRPr="007A7B1B">
            <w:rPr>
              <w:rFonts w:ascii="Arial" w:hAnsi="Arial" w:cs="Arial"/>
              <w:b/>
              <w:bCs/>
              <w:noProof/>
            </w:rPr>
            <w:fldChar w:fldCharType="end"/>
          </w:r>
        </w:p>
      </w:sdtContent>
    </w:sdt>
    <w:p w:rsidRPr="007A7B1B" w:rsidR="00A220D3" w:rsidP="00A220D3" w:rsidRDefault="00A220D3" w14:paraId="481E7147" w14:textId="77777777">
      <w:pPr>
        <w:pStyle w:val="BodyText"/>
        <w:rPr>
          <w:rFonts w:ascii="Arial" w:hAnsi="Arial" w:cs="Arial"/>
        </w:rPr>
      </w:pPr>
    </w:p>
    <w:p w:rsidRPr="007A7B1B" w:rsidR="00A220D3" w:rsidP="00A220D3" w:rsidRDefault="00A220D3" w14:paraId="52EC9DD0" w14:textId="77777777">
      <w:pPr>
        <w:rPr>
          <w:rFonts w:ascii="Arial" w:hAnsi="Arial" w:cs="Arial"/>
        </w:rPr>
      </w:pPr>
    </w:p>
    <w:p w:rsidRPr="007A7B1B" w:rsidR="00A220D3" w:rsidP="00A220D3" w:rsidRDefault="00A220D3" w14:paraId="5A6F196A" w14:textId="77777777">
      <w:pPr>
        <w:pStyle w:val="BodyText"/>
        <w:rPr>
          <w:rFonts w:ascii="Arial" w:hAnsi="Arial" w:cs="Arial"/>
        </w:rPr>
      </w:pPr>
    </w:p>
    <w:p w:rsidRPr="007A7B1B" w:rsidR="00A220D3" w:rsidP="00A220D3" w:rsidRDefault="00A220D3" w14:paraId="732EE413" w14:textId="77777777">
      <w:pPr>
        <w:spacing w:after="160" w:line="259" w:lineRule="auto"/>
        <w:rPr>
          <w:rFonts w:ascii="Arial" w:hAnsi="Arial" w:cs="Arial"/>
        </w:rPr>
      </w:pPr>
      <w:r w:rsidRPr="007A7B1B">
        <w:rPr>
          <w:rFonts w:ascii="Arial" w:hAnsi="Arial" w:cs="Arial"/>
        </w:rPr>
        <w:br w:type="page"/>
      </w:r>
    </w:p>
    <w:p w:rsidRPr="007A7B1B" w:rsidR="00A220D3" w:rsidP="00A220D3" w:rsidRDefault="00A220D3" w14:paraId="68F0B4AC" w14:textId="77777777">
      <w:pPr>
        <w:rPr>
          <w:rFonts w:ascii="Arial" w:hAnsi="Arial" w:cs="Arial"/>
        </w:rPr>
      </w:pPr>
    </w:p>
    <w:p w:rsidRPr="007231D8" w:rsidR="007231D8" w:rsidP="007231D8" w:rsidRDefault="007231D8" w14:paraId="6205B150" w14:textId="77777777">
      <w:pPr>
        <w:pStyle w:val="Heading1"/>
        <w:spacing w:before="360" w:after="360"/>
        <w:rPr>
          <w:rFonts w:ascii="Arial" w:hAnsi="Arial" w:cs="Arial"/>
          <w:szCs w:val="24"/>
        </w:rPr>
      </w:pPr>
      <w:bookmarkStart w:name="_Toc493089226" w:id="2"/>
      <w:bookmarkStart w:name="_Toc494457009" w:id="3"/>
      <w:r w:rsidRPr="007231D8">
        <w:rPr>
          <w:rFonts w:ascii="Arial" w:hAnsi="Arial" w:cs="Arial"/>
          <w:szCs w:val="24"/>
        </w:rPr>
        <w:t>Introduction</w:t>
      </w:r>
      <w:bookmarkEnd w:id="2"/>
      <w:bookmarkEnd w:id="3"/>
    </w:p>
    <w:p w:rsidRPr="007231D8" w:rsidR="007231D8" w:rsidP="00B76F33" w:rsidRDefault="0032359A" w14:paraId="0F703A88" w14:textId="658369A9">
      <w:pPr>
        <w:jc w:val="both"/>
        <w:rPr>
          <w:rFonts w:ascii="Arial" w:hAnsi="Arial" w:cs="Arial"/>
          <w:sz w:val="24"/>
        </w:rPr>
      </w:pPr>
      <w:r>
        <w:rPr>
          <w:rFonts w:ascii="Arial" w:hAnsi="Arial" w:cs="Arial"/>
          <w:sz w:val="24"/>
        </w:rPr>
        <w:t xml:space="preserve">This demo was created based on </w:t>
      </w:r>
      <w:r w:rsidRPr="007231D8" w:rsidR="007231D8">
        <w:rPr>
          <w:rFonts w:ascii="Arial" w:hAnsi="Arial" w:cs="Arial"/>
          <w:sz w:val="24"/>
        </w:rPr>
        <w:t>London Air Quality demo developed by Mark Semenenko (</w:t>
      </w:r>
      <w:hyperlink w:history="1" r:id="rId9">
        <w:r w:rsidRPr="007231D8" w:rsidR="007231D8">
          <w:rPr>
            <w:rStyle w:val="Hyperlink"/>
            <w:rFonts w:ascii="Arial" w:hAnsi="Arial" w:cs="Arial"/>
            <w:sz w:val="24"/>
          </w:rPr>
          <w:t>msemenenko@pentaho.com</w:t>
        </w:r>
      </w:hyperlink>
      <w:r w:rsidRPr="007231D8" w:rsidR="007231D8">
        <w:rPr>
          <w:rFonts w:ascii="Arial" w:hAnsi="Arial" w:cs="Arial"/>
          <w:sz w:val="24"/>
        </w:rPr>
        <w:t xml:space="preserve">). </w:t>
      </w:r>
      <w:r w:rsidR="00BE6687">
        <w:rPr>
          <w:rFonts w:ascii="Arial" w:hAnsi="Arial" w:cs="Arial"/>
          <w:sz w:val="24"/>
        </w:rPr>
        <w:t>Please contact Mark to get access to the demo environment (AWS instance).</w:t>
      </w:r>
    </w:p>
    <w:p w:rsidRPr="007231D8" w:rsidR="007231D8" w:rsidP="007231D8" w:rsidRDefault="007231D8" w14:paraId="5F823F88" w14:textId="77777777">
      <w:pPr>
        <w:pStyle w:val="Heading2"/>
        <w:spacing w:before="360" w:after="120"/>
        <w:rPr>
          <w:rFonts w:cs="Arial"/>
          <w:sz w:val="28"/>
          <w:szCs w:val="24"/>
        </w:rPr>
      </w:pPr>
      <w:bookmarkStart w:name="_Toc493089227" w:id="4"/>
      <w:bookmarkStart w:name="_Toc494457010" w:id="5"/>
      <w:r w:rsidRPr="007231D8">
        <w:rPr>
          <w:rFonts w:cs="Arial"/>
          <w:sz w:val="28"/>
          <w:szCs w:val="24"/>
        </w:rPr>
        <w:t>Demo Use Case Overview</w:t>
      </w:r>
      <w:bookmarkEnd w:id="4"/>
      <w:bookmarkEnd w:id="5"/>
    </w:p>
    <w:p w:rsidRPr="007231D8" w:rsidR="007231D8" w:rsidP="007231D8" w:rsidRDefault="007231D8" w14:paraId="22CC333A" w14:textId="099C0479">
      <w:pPr>
        <w:jc w:val="both"/>
        <w:rPr>
          <w:rFonts w:ascii="Arial" w:hAnsi="Arial" w:cs="Arial"/>
          <w:sz w:val="24"/>
        </w:rPr>
      </w:pPr>
      <w:r w:rsidRPr="007231D8">
        <w:rPr>
          <w:rFonts w:ascii="Arial" w:hAnsi="Arial" w:cs="Arial"/>
          <w:sz w:val="24"/>
        </w:rPr>
        <w:t xml:space="preserve">Air pollution causes 40,000 early deaths a year in the UK. 9,000 of those affected are residents of London. The health problems resulting from exposure to air pollution also have </w:t>
      </w:r>
      <w:proofErr w:type="gramStart"/>
      <w:r w:rsidRPr="007231D8">
        <w:rPr>
          <w:rFonts w:ascii="Arial" w:hAnsi="Arial" w:cs="Arial"/>
          <w:sz w:val="24"/>
        </w:rPr>
        <w:t>a high cost</w:t>
      </w:r>
      <w:proofErr w:type="gramEnd"/>
      <w:r w:rsidRPr="007231D8">
        <w:rPr>
          <w:rFonts w:ascii="Arial" w:hAnsi="Arial" w:cs="Arial"/>
          <w:sz w:val="24"/>
        </w:rPr>
        <w:t xml:space="preserve"> to society and business, our health services, and people who suffer from illness and premature death. In the UK, these costs add up to more than £20 billion every year. In addition to these costs the EU Commission has enacted legislation that cities in the EU must abide by or risk being fined. </w:t>
      </w:r>
    </w:p>
    <w:p w:rsidRPr="007231D8" w:rsidR="007231D8" w:rsidP="007231D8" w:rsidRDefault="007231D8" w14:paraId="0ED6045A" w14:textId="77777777">
      <w:pPr>
        <w:keepNext/>
        <w:jc w:val="center"/>
        <w:rPr>
          <w:rFonts w:ascii="Arial" w:hAnsi="Arial" w:cs="Arial"/>
          <w:sz w:val="24"/>
        </w:rPr>
      </w:pPr>
      <w:r w:rsidRPr="007231D8">
        <w:rPr>
          <w:rFonts w:ascii="Arial" w:hAnsi="Arial" w:cs="Arial"/>
          <w:noProof/>
          <w:sz w:val="24"/>
        </w:rPr>
        <w:drawing>
          <wp:inline distT="0" distB="0" distL="0" distR="0" wp14:anchorId="0A504B98" wp14:editId="4570CDC6">
            <wp:extent cx="4492800" cy="2527200"/>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ndon-air-pollution.jpg"/>
                    <pic:cNvPicPr/>
                  </pic:nvPicPr>
                  <pic:blipFill>
                    <a:blip r:embed="rId10">
                      <a:extLst>
                        <a:ext uri="{28A0092B-C50C-407E-A947-70E740481C1C}">
                          <a14:useLocalDpi xmlns:a14="http://schemas.microsoft.com/office/drawing/2010/main" val="0"/>
                        </a:ext>
                      </a:extLst>
                    </a:blip>
                    <a:stretch>
                      <a:fillRect/>
                    </a:stretch>
                  </pic:blipFill>
                  <pic:spPr>
                    <a:xfrm>
                      <a:off x="0" y="0"/>
                      <a:ext cx="4492800" cy="2527200"/>
                    </a:xfrm>
                    <a:prstGeom prst="rect">
                      <a:avLst/>
                    </a:prstGeom>
                  </pic:spPr>
                </pic:pic>
              </a:graphicData>
            </a:graphic>
          </wp:inline>
        </w:drawing>
      </w:r>
    </w:p>
    <w:p w:rsidRPr="007231D8" w:rsidR="007231D8" w:rsidP="007231D8" w:rsidRDefault="007231D8" w14:paraId="4371A0B9"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1</w:t>
      </w:r>
      <w:r w:rsidRPr="007231D8">
        <w:rPr>
          <w:rFonts w:ascii="Arial" w:hAnsi="Arial" w:cs="Arial"/>
          <w:i w:val="0"/>
          <w:color w:val="auto"/>
          <w:sz w:val="24"/>
          <w:szCs w:val="24"/>
        </w:rPr>
        <w:fldChar w:fldCharType="end"/>
      </w:r>
      <w:r w:rsidRPr="007231D8">
        <w:rPr>
          <w:rFonts w:ascii="Arial" w:hAnsi="Arial" w:cs="Arial"/>
          <w:i w:val="0"/>
          <w:color w:val="auto"/>
          <w:sz w:val="24"/>
          <w:szCs w:val="24"/>
        </w:rPr>
        <w:t>. Photo from Great London Smog of 1952 (www.history.com)</w:t>
      </w:r>
    </w:p>
    <w:p w:rsidRPr="007231D8" w:rsidR="007231D8" w:rsidP="007231D8" w:rsidRDefault="007231D8" w14:paraId="792FC39A" w14:textId="77777777">
      <w:pPr>
        <w:jc w:val="both"/>
        <w:rPr>
          <w:rFonts w:ascii="Arial" w:hAnsi="Arial" w:cs="Arial"/>
          <w:sz w:val="24"/>
        </w:rPr>
      </w:pPr>
      <w:r w:rsidRPr="007231D8">
        <w:rPr>
          <w:rFonts w:ascii="Arial" w:hAnsi="Arial" w:cs="Arial"/>
          <w:sz w:val="24"/>
        </w:rPr>
        <w:t>Prediction and monitoring of air quality in big cities like London is crucial for city councils. It allows informing citizens in timely manner and send notifications. In this way, residence can protect themselves and others by avoiding the car and using back streets to walk and cycle instead.</w:t>
      </w:r>
    </w:p>
    <w:p w:rsidRPr="007231D8" w:rsidR="007231D8" w:rsidP="007231D8" w:rsidRDefault="007231D8" w14:paraId="386FE873" w14:textId="77777777">
      <w:pPr>
        <w:jc w:val="both"/>
        <w:rPr>
          <w:rFonts w:ascii="Arial" w:hAnsi="Arial" w:cs="Arial"/>
          <w:sz w:val="24"/>
        </w:rPr>
      </w:pPr>
      <w:r w:rsidRPr="007231D8">
        <w:rPr>
          <w:rFonts w:ascii="Arial" w:hAnsi="Arial" w:cs="Arial"/>
          <w:sz w:val="24"/>
        </w:rPr>
        <w:t xml:space="preserve">This demo aims to show how Pentaho Data Integration tool can be used to orchestrate machine learning workflow for London Air Quality prediction. The workflow includes data preparation, feature engineering, training models, updating models and deploying models to make predictions on new data streams. The diagram of the workflow is shown below. Description of the machine learning model used in the demo is provided in the next section. </w:t>
      </w:r>
    </w:p>
    <w:p w:rsidRPr="007231D8" w:rsidR="007231D8" w:rsidP="007231D8" w:rsidRDefault="007231D8" w14:paraId="38356735" w14:textId="77777777">
      <w:pPr>
        <w:jc w:val="both"/>
        <w:rPr>
          <w:rFonts w:ascii="Arial" w:hAnsi="Arial" w:cs="Arial"/>
          <w:sz w:val="24"/>
        </w:rPr>
      </w:pPr>
      <w:r w:rsidRPr="007231D8">
        <w:rPr>
          <w:rFonts w:ascii="Arial" w:hAnsi="Arial" w:cs="Arial"/>
          <w:sz w:val="24"/>
        </w:rPr>
        <w:t>The demo describes predictions of nitrogen dioxide concentration (NO</w:t>
      </w:r>
      <w:r w:rsidRPr="007231D8">
        <w:rPr>
          <w:rFonts w:ascii="Arial" w:hAnsi="Arial" w:cs="Arial"/>
          <w:sz w:val="24"/>
          <w:vertAlign w:val="subscript"/>
        </w:rPr>
        <w:t>2</w:t>
      </w:r>
      <w:r w:rsidRPr="007231D8">
        <w:rPr>
          <w:rFonts w:ascii="Arial" w:hAnsi="Arial" w:cs="Arial"/>
          <w:sz w:val="24"/>
        </w:rPr>
        <w:t>) at Harrow – Pinner Road site. NO</w:t>
      </w:r>
      <w:r w:rsidRPr="007231D8">
        <w:rPr>
          <w:rFonts w:ascii="Arial" w:hAnsi="Arial" w:cs="Arial"/>
          <w:sz w:val="24"/>
          <w:vertAlign w:val="subscript"/>
        </w:rPr>
        <w:t>2</w:t>
      </w:r>
      <w:r w:rsidRPr="007231D8">
        <w:rPr>
          <w:rFonts w:ascii="Arial" w:hAnsi="Arial" w:cs="Arial"/>
          <w:sz w:val="24"/>
        </w:rPr>
        <w:t xml:space="preserve"> is one of the key pollutant associated with the premature death in UK. The gas is largely created by diesel cars, lorries and buses, and affects lung capacity and growth. Predictions for other gases/sites can be performed in the equivalent manner.</w:t>
      </w:r>
    </w:p>
    <w:p w:rsidR="00F84EA3" w:rsidP="00F84EA3" w:rsidRDefault="00F84EA3" w14:paraId="3F67B8BD" w14:textId="4900E68D">
      <w:pPr>
        <w:pStyle w:val="Heading2"/>
      </w:pPr>
      <w:bookmarkStart w:name="_Toc493089228" w:id="6"/>
      <w:bookmarkStart w:name="_Toc494457011" w:id="7"/>
      <w:r w:rsidRPr="00F84EA3">
        <w:lastRenderedPageBreak/>
        <w:t>Machine Learning Orchestration Blueprint</w:t>
      </w:r>
    </w:p>
    <w:p w:rsidR="00F84EA3" w:rsidP="00F84EA3" w:rsidRDefault="00F84EA3" w14:paraId="42999619" w14:textId="05079B55"/>
    <w:p w:rsidRPr="00F84EA3" w:rsidR="00F84EA3" w:rsidP="00F84EA3" w:rsidRDefault="00F84EA3" w14:paraId="0FDEBD09" w14:textId="77777777">
      <w:pPr>
        <w:pStyle w:val="BodyText"/>
      </w:pPr>
    </w:p>
    <w:p w:rsidRPr="007231D8" w:rsidR="00F84EA3" w:rsidP="00F84EA3" w:rsidRDefault="00F84EA3" w14:paraId="6DB5D27D" w14:textId="77777777">
      <w:pPr>
        <w:keepNext/>
        <w:rPr>
          <w:rFonts w:ascii="Arial" w:hAnsi="Arial" w:cs="Arial"/>
          <w:sz w:val="24"/>
        </w:rPr>
      </w:pPr>
      <w:r w:rsidRPr="007231D8">
        <w:rPr>
          <w:rFonts w:ascii="Arial" w:hAnsi="Arial" w:cs="Arial"/>
          <w:noProof/>
          <w:sz w:val="24"/>
        </w:rPr>
        <w:drawing>
          <wp:inline distT="0" distB="0" distL="0" distR="0" wp14:anchorId="36A40787" wp14:editId="4DC19B3C">
            <wp:extent cx="5731510" cy="1645762"/>
            <wp:effectExtent l="0" t="0" r="2540" b="0"/>
            <wp:docPr id="4" name="Picture 4" descr="Machine Learning Orchestr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Orchestration Workflo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45762"/>
                    </a:xfrm>
                    <a:prstGeom prst="rect">
                      <a:avLst/>
                    </a:prstGeom>
                    <a:noFill/>
                    <a:ln>
                      <a:noFill/>
                    </a:ln>
                  </pic:spPr>
                </pic:pic>
              </a:graphicData>
            </a:graphic>
          </wp:inline>
        </w:drawing>
      </w:r>
    </w:p>
    <w:p w:rsidRPr="007231D8" w:rsidR="00F84EA3" w:rsidP="00F84EA3" w:rsidRDefault="00F84EA3" w14:paraId="7358F460"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2</w:t>
      </w:r>
      <w:r w:rsidRPr="007231D8">
        <w:rPr>
          <w:rFonts w:ascii="Arial" w:hAnsi="Arial" w:cs="Arial"/>
          <w:i w:val="0"/>
          <w:color w:val="auto"/>
          <w:sz w:val="24"/>
          <w:szCs w:val="24"/>
        </w:rPr>
        <w:fldChar w:fldCharType="end"/>
      </w:r>
      <w:r w:rsidRPr="007231D8">
        <w:rPr>
          <w:rFonts w:ascii="Arial" w:hAnsi="Arial" w:cs="Arial"/>
          <w:i w:val="0"/>
          <w:color w:val="auto"/>
          <w:sz w:val="24"/>
          <w:szCs w:val="24"/>
        </w:rPr>
        <w:t>. Machine Learning Workflow diagram.</w:t>
      </w:r>
    </w:p>
    <w:p w:rsidRPr="00F84EA3" w:rsidR="00F84EA3" w:rsidP="00F84EA3" w:rsidRDefault="00F84EA3" w14:paraId="015DF36A" w14:textId="77777777">
      <w:pPr>
        <w:pStyle w:val="BodyText"/>
        <w:rPr>
          <w:sz w:val="24"/>
        </w:rPr>
      </w:pPr>
    </w:p>
    <w:p w:rsidRPr="007231D8" w:rsidR="007231D8" w:rsidP="007231D8" w:rsidRDefault="007231D8" w14:paraId="57BD99B7" w14:textId="41644995">
      <w:pPr>
        <w:pStyle w:val="Heading2"/>
        <w:spacing w:before="360" w:after="120"/>
        <w:rPr>
          <w:rFonts w:cs="Arial"/>
          <w:sz w:val="28"/>
          <w:szCs w:val="24"/>
        </w:rPr>
      </w:pPr>
      <w:r w:rsidRPr="007231D8">
        <w:rPr>
          <w:rFonts w:cs="Arial"/>
          <w:sz w:val="28"/>
          <w:szCs w:val="24"/>
        </w:rPr>
        <w:t>Dataset</w:t>
      </w:r>
      <w:bookmarkEnd w:id="6"/>
      <w:bookmarkEnd w:id="7"/>
    </w:p>
    <w:p w:rsidRPr="007231D8" w:rsidR="007231D8" w:rsidP="007231D8" w:rsidRDefault="007231D8" w14:paraId="1FBEDDDF" w14:textId="77777777">
      <w:pPr>
        <w:jc w:val="both"/>
        <w:rPr>
          <w:rFonts w:ascii="Arial" w:hAnsi="Arial" w:cs="Arial"/>
          <w:sz w:val="24"/>
        </w:rPr>
      </w:pPr>
      <w:r w:rsidRPr="007231D8">
        <w:rPr>
          <w:rFonts w:ascii="Arial" w:hAnsi="Arial" w:cs="Arial"/>
          <w:sz w:val="24"/>
        </w:rPr>
        <w:t xml:space="preserve">The demo uses publicly available data published by Kings College London on air quality in London (https://www.londonair.org.uk/LondonAir/API/). The data provided by King’s College London includes hourly readings from sensor sites across London. Further details can be found in the LAQ workshop instructions document. The data is stored in Postgres database on AWS instance. Sensor readings are updated daily. </w:t>
      </w:r>
    </w:p>
    <w:p w:rsidRPr="007231D8" w:rsidR="007231D8" w:rsidP="007231D8" w:rsidRDefault="007231D8" w14:paraId="78526610" w14:textId="77777777">
      <w:pPr>
        <w:keepNext/>
        <w:jc w:val="both"/>
        <w:rPr>
          <w:rFonts w:ascii="Arial" w:hAnsi="Arial" w:cs="Arial"/>
          <w:sz w:val="24"/>
        </w:rPr>
      </w:pPr>
      <w:r w:rsidRPr="007231D8">
        <w:rPr>
          <w:rFonts w:ascii="Arial" w:hAnsi="Arial" w:cs="Arial"/>
          <w:noProof/>
          <w:sz w:val="24"/>
        </w:rPr>
        <w:drawing>
          <wp:inline distT="0" distB="0" distL="0" distR="0" wp14:anchorId="1C0DE26C" wp14:editId="5BB3FDE8">
            <wp:extent cx="5731510" cy="3360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60420"/>
                    </a:xfrm>
                    <a:prstGeom prst="rect">
                      <a:avLst/>
                    </a:prstGeom>
                  </pic:spPr>
                </pic:pic>
              </a:graphicData>
            </a:graphic>
          </wp:inline>
        </w:drawing>
      </w:r>
    </w:p>
    <w:p w:rsidRPr="007231D8" w:rsidR="007231D8" w:rsidP="007231D8" w:rsidRDefault="007231D8" w14:paraId="0C225A8B"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3</w:t>
      </w:r>
      <w:r w:rsidRPr="007231D8">
        <w:rPr>
          <w:rFonts w:ascii="Arial" w:hAnsi="Arial" w:cs="Arial"/>
          <w:i w:val="0"/>
          <w:color w:val="auto"/>
          <w:sz w:val="24"/>
          <w:szCs w:val="24"/>
        </w:rPr>
        <w:fldChar w:fldCharType="end"/>
      </w:r>
      <w:r w:rsidRPr="007231D8">
        <w:rPr>
          <w:rFonts w:ascii="Arial" w:hAnsi="Arial" w:cs="Arial"/>
          <w:i w:val="0"/>
          <w:color w:val="auto"/>
          <w:sz w:val="24"/>
          <w:szCs w:val="24"/>
        </w:rPr>
        <w:t>. London Air Quality Data Example</w:t>
      </w:r>
    </w:p>
    <w:p w:rsidRPr="007231D8" w:rsidR="007231D8" w:rsidP="007231D8" w:rsidRDefault="007231D8" w14:paraId="1CF83B2C" w14:textId="77777777">
      <w:pPr>
        <w:pStyle w:val="Heading2"/>
        <w:spacing w:before="360" w:after="120"/>
        <w:rPr>
          <w:rFonts w:cs="Arial"/>
          <w:sz w:val="28"/>
          <w:szCs w:val="24"/>
        </w:rPr>
      </w:pPr>
      <w:bookmarkStart w:name="_Toc493089229" w:id="8"/>
      <w:bookmarkStart w:name="_Toc494457012" w:id="9"/>
      <w:r w:rsidRPr="007231D8">
        <w:rPr>
          <w:rFonts w:cs="Arial"/>
          <w:sz w:val="28"/>
          <w:szCs w:val="24"/>
        </w:rPr>
        <w:t>Model Used</w:t>
      </w:r>
      <w:bookmarkEnd w:id="8"/>
      <w:bookmarkEnd w:id="9"/>
      <w:r w:rsidRPr="007231D8">
        <w:rPr>
          <w:rFonts w:cs="Arial"/>
          <w:sz w:val="28"/>
          <w:szCs w:val="24"/>
        </w:rPr>
        <w:t xml:space="preserve"> </w:t>
      </w:r>
    </w:p>
    <w:p w:rsidRPr="007231D8" w:rsidR="007231D8" w:rsidP="007231D8" w:rsidRDefault="007231D8" w14:paraId="7A02D50E" w14:textId="77777777">
      <w:pPr>
        <w:jc w:val="both"/>
        <w:rPr>
          <w:rFonts w:ascii="Arial" w:hAnsi="Arial" w:cs="Arial"/>
          <w:sz w:val="24"/>
        </w:rPr>
      </w:pPr>
      <w:r w:rsidRPr="007231D8">
        <w:rPr>
          <w:rFonts w:ascii="Arial" w:hAnsi="Arial" w:cs="Arial"/>
          <w:sz w:val="24"/>
        </w:rPr>
        <w:t xml:space="preserve">To generate Air Quality Forecast, we used Long short-term memory (hereafter LSTM) model. LSTM is a type of Recurrent Neural Networks. LSTM architecture allows to </w:t>
      </w:r>
      <w:r w:rsidRPr="007231D8">
        <w:rPr>
          <w:rFonts w:ascii="Arial" w:hAnsi="Arial" w:cs="Arial"/>
          <w:sz w:val="24"/>
        </w:rPr>
        <w:lastRenderedPageBreak/>
        <w:t xml:space="preserve">learn patterns in the time series corresponding to short or </w:t>
      </w:r>
      <w:proofErr w:type="gramStart"/>
      <w:r w:rsidRPr="007231D8">
        <w:rPr>
          <w:rFonts w:ascii="Arial" w:hAnsi="Arial" w:cs="Arial"/>
          <w:sz w:val="24"/>
        </w:rPr>
        <w:t>long time</w:t>
      </w:r>
      <w:proofErr w:type="gramEnd"/>
      <w:r w:rsidRPr="007231D8">
        <w:rPr>
          <w:rFonts w:ascii="Arial" w:hAnsi="Arial" w:cs="Arial"/>
          <w:sz w:val="24"/>
        </w:rPr>
        <w:t xml:space="preserve"> periods. In this way, the network can capture trends, seasonal and daily patterns as well as episodic events. LSTM is a powerful technique for time series prediction and can be applied in various IoT/Predictive Use Cases. Links to additional materials on LSTM network can be found in section VI. </w:t>
      </w:r>
    </w:p>
    <w:p w:rsidRPr="007231D8" w:rsidR="007231D8" w:rsidP="007231D8" w:rsidRDefault="007231D8" w14:paraId="59B484A1" w14:textId="77777777">
      <w:pPr>
        <w:jc w:val="both"/>
        <w:rPr>
          <w:rFonts w:ascii="Arial" w:hAnsi="Arial" w:cs="Arial"/>
          <w:sz w:val="24"/>
        </w:rPr>
      </w:pPr>
      <w:r w:rsidRPr="007231D8">
        <w:rPr>
          <w:rFonts w:ascii="Arial" w:hAnsi="Arial" w:cs="Arial"/>
          <w:sz w:val="24"/>
        </w:rPr>
        <w:t>The model is configured to predict 12 hours ahead using 4 lagged features.  Feature engineering and data preparation is described in more detail in section III.A. The model configuration is provided below (neurons = 4):</w:t>
      </w:r>
    </w:p>
    <w:p w:rsidRPr="007231D8" w:rsidR="007231D8" w:rsidP="007231D8" w:rsidRDefault="007231D8" w14:paraId="7D50E8C7" w14:textId="77777777">
      <w:pPr>
        <w:spacing w:after="0"/>
        <w:jc w:val="both"/>
        <w:rPr>
          <w:rFonts w:ascii="Arial" w:hAnsi="Arial" w:cs="Arial"/>
          <w:i/>
          <w:sz w:val="24"/>
        </w:rPr>
      </w:pPr>
      <w:r w:rsidRPr="007231D8">
        <w:rPr>
          <w:rFonts w:ascii="Arial" w:hAnsi="Arial" w:cs="Arial"/>
          <w:i/>
          <w:sz w:val="24"/>
        </w:rPr>
        <w:t xml:space="preserve">model = </w:t>
      </w:r>
      <w:proofErr w:type="gramStart"/>
      <w:r w:rsidRPr="007231D8">
        <w:rPr>
          <w:rFonts w:ascii="Arial" w:hAnsi="Arial" w:cs="Arial"/>
          <w:i/>
          <w:sz w:val="24"/>
        </w:rPr>
        <w:t>Sequential(</w:t>
      </w:r>
      <w:proofErr w:type="gramEnd"/>
      <w:r w:rsidRPr="007231D8">
        <w:rPr>
          <w:rFonts w:ascii="Arial" w:hAnsi="Arial" w:cs="Arial"/>
          <w:i/>
          <w:sz w:val="24"/>
        </w:rPr>
        <w:t>)</w:t>
      </w:r>
    </w:p>
    <w:p w:rsidRPr="007231D8" w:rsidR="007231D8" w:rsidP="007231D8" w:rsidRDefault="007231D8" w14:paraId="23FF27C2" w14:textId="77777777">
      <w:pPr>
        <w:spacing w:after="0"/>
        <w:jc w:val="both"/>
        <w:rPr>
          <w:rFonts w:ascii="Arial" w:hAnsi="Arial" w:cs="Arial"/>
          <w:i/>
          <w:sz w:val="24"/>
        </w:rPr>
      </w:pPr>
      <w:proofErr w:type="spellStart"/>
      <w:proofErr w:type="gramStart"/>
      <w:r w:rsidRPr="007231D8">
        <w:rPr>
          <w:rFonts w:ascii="Arial" w:hAnsi="Arial" w:cs="Arial"/>
          <w:i/>
          <w:sz w:val="24"/>
        </w:rPr>
        <w:t>model.add</w:t>
      </w:r>
      <w:proofErr w:type="spellEnd"/>
      <w:r w:rsidRPr="007231D8">
        <w:rPr>
          <w:rFonts w:ascii="Arial" w:hAnsi="Arial" w:cs="Arial"/>
          <w:i/>
          <w:sz w:val="24"/>
        </w:rPr>
        <w:t>(</w:t>
      </w:r>
      <w:proofErr w:type="gramEnd"/>
      <w:r w:rsidRPr="007231D8">
        <w:rPr>
          <w:rFonts w:ascii="Arial" w:hAnsi="Arial" w:cs="Arial"/>
          <w:i/>
          <w:sz w:val="24"/>
        </w:rPr>
        <w:t xml:space="preserve">LSTM(neurons, </w:t>
      </w:r>
      <w:proofErr w:type="spellStart"/>
      <w:r w:rsidRPr="007231D8">
        <w:rPr>
          <w:rFonts w:ascii="Arial" w:hAnsi="Arial" w:cs="Arial"/>
          <w:i/>
          <w:sz w:val="24"/>
        </w:rPr>
        <w:t>batch_input_shape</w:t>
      </w:r>
      <w:proofErr w:type="spellEnd"/>
      <w:r w:rsidRPr="007231D8">
        <w:rPr>
          <w:rFonts w:ascii="Arial" w:hAnsi="Arial" w:cs="Arial"/>
          <w:i/>
          <w:sz w:val="24"/>
        </w:rPr>
        <w:t>=(</w:t>
      </w:r>
      <w:proofErr w:type="spellStart"/>
      <w:r w:rsidRPr="007231D8">
        <w:rPr>
          <w:rFonts w:ascii="Arial" w:hAnsi="Arial" w:cs="Arial"/>
          <w:i/>
          <w:sz w:val="24"/>
        </w:rPr>
        <w:t>batch_size</w:t>
      </w:r>
      <w:proofErr w:type="spellEnd"/>
      <w:r w:rsidRPr="007231D8">
        <w:rPr>
          <w:rFonts w:ascii="Arial" w:hAnsi="Arial" w:cs="Arial"/>
          <w:i/>
          <w:sz w:val="24"/>
        </w:rPr>
        <w:t xml:space="preserve">, </w:t>
      </w:r>
      <w:proofErr w:type="spellStart"/>
      <w:r w:rsidRPr="007231D8">
        <w:rPr>
          <w:rFonts w:ascii="Arial" w:hAnsi="Arial" w:cs="Arial"/>
          <w:i/>
          <w:sz w:val="24"/>
        </w:rPr>
        <w:t>X.shape</w:t>
      </w:r>
      <w:proofErr w:type="spellEnd"/>
      <w:r w:rsidRPr="007231D8">
        <w:rPr>
          <w:rFonts w:ascii="Arial" w:hAnsi="Arial" w:cs="Arial"/>
          <w:i/>
          <w:sz w:val="24"/>
        </w:rPr>
        <w:t xml:space="preserve">[1], </w:t>
      </w:r>
      <w:proofErr w:type="spellStart"/>
      <w:r w:rsidRPr="007231D8">
        <w:rPr>
          <w:rFonts w:ascii="Arial" w:hAnsi="Arial" w:cs="Arial"/>
          <w:i/>
          <w:sz w:val="24"/>
        </w:rPr>
        <w:t>X.shape</w:t>
      </w:r>
      <w:proofErr w:type="spellEnd"/>
      <w:r w:rsidRPr="007231D8">
        <w:rPr>
          <w:rFonts w:ascii="Arial" w:hAnsi="Arial" w:cs="Arial"/>
          <w:i/>
          <w:sz w:val="24"/>
        </w:rPr>
        <w:t xml:space="preserve">[2]), </w:t>
      </w:r>
      <w:proofErr w:type="spellStart"/>
      <w:r w:rsidRPr="007231D8">
        <w:rPr>
          <w:rFonts w:ascii="Arial" w:hAnsi="Arial" w:cs="Arial"/>
          <w:i/>
          <w:sz w:val="24"/>
        </w:rPr>
        <w:t>stateful</w:t>
      </w:r>
      <w:proofErr w:type="spellEnd"/>
      <w:r w:rsidRPr="007231D8">
        <w:rPr>
          <w:rFonts w:ascii="Arial" w:hAnsi="Arial" w:cs="Arial"/>
          <w:i/>
          <w:sz w:val="24"/>
        </w:rPr>
        <w:t>=True))</w:t>
      </w:r>
    </w:p>
    <w:p w:rsidRPr="007231D8" w:rsidR="007231D8" w:rsidP="007231D8" w:rsidRDefault="007231D8" w14:paraId="0EA514EC" w14:textId="77777777">
      <w:pPr>
        <w:spacing w:after="0"/>
        <w:jc w:val="both"/>
        <w:rPr>
          <w:rFonts w:ascii="Arial" w:hAnsi="Arial" w:cs="Arial"/>
          <w:i/>
          <w:sz w:val="24"/>
        </w:rPr>
      </w:pPr>
      <w:proofErr w:type="spellStart"/>
      <w:r w:rsidRPr="007231D8">
        <w:rPr>
          <w:rFonts w:ascii="Arial" w:hAnsi="Arial" w:cs="Arial"/>
          <w:i/>
          <w:sz w:val="24"/>
        </w:rPr>
        <w:t>model.add</w:t>
      </w:r>
      <w:proofErr w:type="spellEnd"/>
      <w:r w:rsidRPr="007231D8">
        <w:rPr>
          <w:rFonts w:ascii="Arial" w:hAnsi="Arial" w:cs="Arial"/>
          <w:i/>
          <w:sz w:val="24"/>
        </w:rPr>
        <w:t>(</w:t>
      </w:r>
      <w:proofErr w:type="gramStart"/>
      <w:r w:rsidRPr="007231D8">
        <w:rPr>
          <w:rFonts w:ascii="Arial" w:hAnsi="Arial" w:cs="Arial"/>
          <w:i/>
          <w:sz w:val="24"/>
        </w:rPr>
        <w:t>Dense(</w:t>
      </w:r>
      <w:proofErr w:type="gramEnd"/>
      <w:r w:rsidRPr="007231D8">
        <w:rPr>
          <w:rFonts w:ascii="Arial" w:hAnsi="Arial" w:cs="Arial"/>
          <w:i/>
          <w:sz w:val="24"/>
        </w:rPr>
        <w:t>1))</w:t>
      </w:r>
    </w:p>
    <w:p w:rsidRPr="007231D8" w:rsidR="007231D8" w:rsidP="007231D8" w:rsidRDefault="007231D8" w14:paraId="6E20543C" w14:textId="77777777">
      <w:pPr>
        <w:spacing w:after="0"/>
        <w:jc w:val="both"/>
        <w:rPr>
          <w:rFonts w:ascii="Arial" w:hAnsi="Arial" w:cs="Arial"/>
          <w:i/>
          <w:sz w:val="24"/>
        </w:rPr>
      </w:pPr>
      <w:proofErr w:type="spellStart"/>
      <w:proofErr w:type="gramStart"/>
      <w:r w:rsidRPr="007231D8">
        <w:rPr>
          <w:rFonts w:ascii="Arial" w:hAnsi="Arial" w:cs="Arial"/>
          <w:i/>
          <w:sz w:val="24"/>
        </w:rPr>
        <w:t>model.compile</w:t>
      </w:r>
      <w:proofErr w:type="spellEnd"/>
      <w:proofErr w:type="gramEnd"/>
      <w:r w:rsidRPr="007231D8">
        <w:rPr>
          <w:rFonts w:ascii="Arial" w:hAnsi="Arial" w:cs="Arial"/>
          <w:i/>
          <w:sz w:val="24"/>
        </w:rPr>
        <w:t>(loss='</w:t>
      </w:r>
      <w:proofErr w:type="spellStart"/>
      <w:r w:rsidRPr="007231D8">
        <w:rPr>
          <w:rFonts w:ascii="Arial" w:hAnsi="Arial" w:cs="Arial"/>
          <w:i/>
          <w:sz w:val="24"/>
        </w:rPr>
        <w:t>mean_squared_error</w:t>
      </w:r>
      <w:proofErr w:type="spellEnd"/>
      <w:r w:rsidRPr="007231D8">
        <w:rPr>
          <w:rFonts w:ascii="Arial" w:hAnsi="Arial" w:cs="Arial"/>
          <w:i/>
          <w:sz w:val="24"/>
        </w:rPr>
        <w:t>', optimizer='</w:t>
      </w:r>
      <w:proofErr w:type="spellStart"/>
      <w:r w:rsidRPr="007231D8">
        <w:rPr>
          <w:rFonts w:ascii="Arial" w:hAnsi="Arial" w:cs="Arial"/>
          <w:i/>
          <w:sz w:val="24"/>
        </w:rPr>
        <w:t>adam</w:t>
      </w:r>
      <w:proofErr w:type="spellEnd"/>
      <w:r w:rsidRPr="007231D8">
        <w:rPr>
          <w:rFonts w:ascii="Arial" w:hAnsi="Arial" w:cs="Arial"/>
          <w:i/>
          <w:sz w:val="24"/>
        </w:rPr>
        <w:t>')</w:t>
      </w:r>
    </w:p>
    <w:p w:rsidRPr="007231D8" w:rsidR="007231D8" w:rsidP="007231D8" w:rsidRDefault="007231D8" w14:paraId="694C6BF8" w14:textId="77777777">
      <w:pPr>
        <w:spacing w:after="0"/>
        <w:jc w:val="both"/>
        <w:rPr>
          <w:rFonts w:ascii="Arial" w:hAnsi="Arial" w:cs="Arial"/>
          <w:sz w:val="24"/>
        </w:rPr>
      </w:pPr>
    </w:p>
    <w:p w:rsidRPr="007231D8" w:rsidR="007231D8" w:rsidP="007231D8" w:rsidRDefault="00F629F7" w14:paraId="33D6F1C5" w14:textId="53BAAB2B">
      <w:pPr>
        <w:keepNext/>
        <w:jc w:val="center"/>
        <w:rPr>
          <w:rFonts w:ascii="Arial" w:hAnsi="Arial" w:cs="Arial"/>
          <w:sz w:val="24"/>
        </w:rPr>
      </w:pPr>
      <w:r w:rsidRPr="00F629F7">
        <w:rPr>
          <w:rFonts w:ascii="Arial" w:hAnsi="Arial" w:cs="Arial"/>
          <w:noProof/>
          <w:sz w:val="24"/>
        </w:rPr>
        <w:drawing>
          <wp:inline distT="0" distB="0" distL="0" distR="0" wp14:anchorId="3B456EE2" wp14:editId="71BB9AE8">
            <wp:extent cx="5072735" cy="3600000"/>
            <wp:effectExtent l="0" t="0" r="0" b="635"/>
            <wp:docPr id="5" name="Picture 9" descr="A picture containing object&#10;&#10;Description generated with high confidence">
              <a:extLst xmlns:a="http://schemas.openxmlformats.org/drawingml/2006/main">
                <a:ext uri="{FF2B5EF4-FFF2-40B4-BE49-F238E27FC236}">
                  <a16:creationId xmlns:a16="http://schemas.microsoft.com/office/drawing/2014/main" id="{1F62B1E6-3B11-48F9-B7B7-595AE8D5C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object&#10;&#10;Description generated with high confidence">
                      <a:extLst>
                        <a:ext uri="{FF2B5EF4-FFF2-40B4-BE49-F238E27FC236}">
                          <a16:creationId xmlns:a16="http://schemas.microsoft.com/office/drawing/2014/main" id="{1F62B1E6-3B11-48F9-B7B7-595AE8D5C03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72735" cy="3600000"/>
                    </a:xfrm>
                    <a:prstGeom prst="rect">
                      <a:avLst/>
                    </a:prstGeom>
                  </pic:spPr>
                </pic:pic>
              </a:graphicData>
            </a:graphic>
          </wp:inline>
        </w:drawing>
      </w:r>
    </w:p>
    <w:p w:rsidRPr="007231D8" w:rsidR="007231D8" w:rsidP="007231D8" w:rsidRDefault="007231D8" w14:paraId="5805E2E3"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4</w:t>
      </w:r>
      <w:r w:rsidRPr="007231D8">
        <w:rPr>
          <w:rFonts w:ascii="Arial" w:hAnsi="Arial" w:cs="Arial"/>
          <w:i w:val="0"/>
          <w:color w:val="auto"/>
          <w:sz w:val="24"/>
          <w:szCs w:val="24"/>
        </w:rPr>
        <w:fldChar w:fldCharType="end"/>
      </w:r>
      <w:r w:rsidRPr="007231D8">
        <w:rPr>
          <w:rFonts w:ascii="Arial" w:hAnsi="Arial" w:cs="Arial"/>
          <w:i w:val="0"/>
          <w:color w:val="auto"/>
          <w:sz w:val="24"/>
          <w:szCs w:val="24"/>
        </w:rPr>
        <w:t>. LSTM model performance on test set.</w:t>
      </w:r>
    </w:p>
    <w:p w:rsidRPr="007231D8" w:rsidR="007231D8" w:rsidP="007231D8" w:rsidRDefault="007231D8" w14:paraId="74DE13E0" w14:textId="77777777">
      <w:pPr>
        <w:pStyle w:val="Heading2"/>
        <w:spacing w:before="360" w:after="120"/>
        <w:rPr>
          <w:rFonts w:cs="Arial"/>
          <w:sz w:val="24"/>
          <w:szCs w:val="24"/>
        </w:rPr>
      </w:pPr>
      <w:bookmarkStart w:name="_Toc493089230" w:id="10"/>
      <w:bookmarkStart w:name="_Toc494457013" w:id="11"/>
      <w:r w:rsidRPr="007231D8">
        <w:rPr>
          <w:rFonts w:cs="Arial"/>
          <w:sz w:val="24"/>
          <w:szCs w:val="24"/>
        </w:rPr>
        <w:t>Prerequisites</w:t>
      </w:r>
      <w:bookmarkEnd w:id="10"/>
      <w:bookmarkEnd w:id="11"/>
    </w:p>
    <w:p w:rsidRPr="007231D8" w:rsidR="007231D8" w:rsidP="007231D8" w:rsidRDefault="007231D8" w14:paraId="06AD6A6B" w14:textId="77777777">
      <w:pPr>
        <w:jc w:val="both"/>
        <w:rPr>
          <w:rFonts w:ascii="Arial" w:hAnsi="Arial" w:cs="Arial"/>
          <w:sz w:val="24"/>
        </w:rPr>
      </w:pPr>
      <w:r w:rsidRPr="007231D8">
        <w:rPr>
          <w:rFonts w:ascii="Arial" w:hAnsi="Arial" w:cs="Arial"/>
          <w:sz w:val="24"/>
        </w:rPr>
        <w:t>In this demo “</w:t>
      </w:r>
      <w:proofErr w:type="spellStart"/>
      <w:r w:rsidRPr="007231D8">
        <w:rPr>
          <w:rFonts w:ascii="Arial" w:hAnsi="Arial" w:cs="Arial"/>
          <w:sz w:val="24"/>
        </w:rPr>
        <w:t>CPython</w:t>
      </w:r>
      <w:proofErr w:type="spellEnd"/>
      <w:r w:rsidRPr="007231D8">
        <w:rPr>
          <w:rFonts w:ascii="Arial" w:hAnsi="Arial" w:cs="Arial"/>
          <w:sz w:val="24"/>
        </w:rPr>
        <w:t xml:space="preserve"> Script Executor” step was used in Pentaho Data Integration workflow for model training and application on the new data (</w:t>
      </w:r>
      <w:hyperlink w:history="1" r:id="rId14">
        <w:r w:rsidRPr="007231D8">
          <w:rPr>
            <w:rStyle w:val="Hyperlink"/>
            <w:rFonts w:ascii="Arial" w:hAnsi="Arial" w:cs="Arial"/>
            <w:sz w:val="24"/>
          </w:rPr>
          <w:t>http://wiki.pentaho.com/display/EAI/CPython+Script+Executor</w:t>
        </w:r>
      </w:hyperlink>
      <w:r w:rsidRPr="007231D8">
        <w:rPr>
          <w:rFonts w:ascii="Arial" w:hAnsi="Arial" w:cs="Arial"/>
          <w:sz w:val="24"/>
        </w:rPr>
        <w:t xml:space="preserve">). </w:t>
      </w:r>
    </w:p>
    <w:p w:rsidR="007231D8" w:rsidP="007231D8" w:rsidRDefault="007231D8" w14:paraId="45D85008" w14:textId="56597B20">
      <w:pPr>
        <w:jc w:val="both"/>
        <w:rPr>
          <w:rFonts w:ascii="Arial" w:hAnsi="Arial" w:cs="Arial"/>
          <w:sz w:val="24"/>
        </w:rPr>
      </w:pPr>
      <w:r w:rsidRPr="007231D8">
        <w:rPr>
          <w:rFonts w:ascii="Arial" w:hAnsi="Arial" w:cs="Arial"/>
          <w:sz w:val="24"/>
        </w:rPr>
        <w:t xml:space="preserve">The python version used is 3.5.2. The model was trained using </w:t>
      </w:r>
      <w:proofErr w:type="spellStart"/>
      <w:r w:rsidRPr="007231D8">
        <w:rPr>
          <w:rFonts w:ascii="Arial" w:hAnsi="Arial" w:cs="Arial"/>
          <w:sz w:val="24"/>
        </w:rPr>
        <w:t>Keras</w:t>
      </w:r>
      <w:proofErr w:type="spellEnd"/>
      <w:r w:rsidRPr="007231D8">
        <w:rPr>
          <w:rFonts w:ascii="Arial" w:hAnsi="Arial" w:cs="Arial"/>
          <w:sz w:val="24"/>
        </w:rPr>
        <w:t xml:space="preserve"> package (version 1.1.0) with </w:t>
      </w:r>
      <w:proofErr w:type="spellStart"/>
      <w:r w:rsidRPr="007231D8">
        <w:rPr>
          <w:rFonts w:ascii="Arial" w:hAnsi="Arial" w:cs="Arial"/>
          <w:sz w:val="24"/>
        </w:rPr>
        <w:t>Tensorflow</w:t>
      </w:r>
      <w:proofErr w:type="spellEnd"/>
      <w:r w:rsidRPr="007231D8">
        <w:rPr>
          <w:rFonts w:ascii="Arial" w:hAnsi="Arial" w:cs="Arial"/>
          <w:sz w:val="24"/>
        </w:rPr>
        <w:t xml:space="preserve"> backend</w:t>
      </w:r>
    </w:p>
    <w:p w:rsidRPr="007231D8" w:rsidR="007231D8" w:rsidP="007231D8" w:rsidRDefault="007231D8" w14:paraId="41D56ACB" w14:textId="77777777">
      <w:pPr>
        <w:pStyle w:val="BodyText"/>
      </w:pPr>
    </w:p>
    <w:p w:rsidRPr="007231D8" w:rsidR="007231D8" w:rsidP="007231D8" w:rsidRDefault="007231D8" w14:paraId="16830F7C" w14:textId="77777777">
      <w:pPr>
        <w:pStyle w:val="Heading1"/>
        <w:spacing w:after="360"/>
        <w:rPr>
          <w:rFonts w:ascii="Arial" w:hAnsi="Arial" w:cs="Arial"/>
          <w:szCs w:val="24"/>
        </w:rPr>
      </w:pPr>
      <w:bookmarkStart w:name="_Toc493089231" w:id="12"/>
      <w:bookmarkStart w:name="_Toc494457014" w:id="13"/>
      <w:r w:rsidRPr="007231D8">
        <w:rPr>
          <w:rFonts w:ascii="Arial" w:hAnsi="Arial" w:cs="Arial"/>
          <w:szCs w:val="24"/>
        </w:rPr>
        <w:lastRenderedPageBreak/>
        <w:t>Demo components</w:t>
      </w:r>
      <w:bookmarkEnd w:id="12"/>
      <w:bookmarkEnd w:id="13"/>
    </w:p>
    <w:p w:rsidRPr="007231D8" w:rsidR="007231D8" w:rsidP="007231D8" w:rsidRDefault="007231D8" w14:paraId="3CF5D3F3" w14:textId="77777777">
      <w:pPr>
        <w:pStyle w:val="Heading2"/>
        <w:rPr>
          <w:rFonts w:cs="Arial"/>
          <w:sz w:val="28"/>
          <w:szCs w:val="24"/>
        </w:rPr>
      </w:pPr>
      <w:bookmarkStart w:name="_Toc493089232" w:id="14"/>
      <w:bookmarkStart w:name="_Toc494457015" w:id="15"/>
      <w:r w:rsidRPr="007231D8">
        <w:rPr>
          <w:rFonts w:cs="Arial"/>
          <w:sz w:val="28"/>
          <w:szCs w:val="24"/>
        </w:rPr>
        <w:t>Data Preparation</w:t>
      </w:r>
      <w:bookmarkEnd w:id="14"/>
      <w:bookmarkEnd w:id="15"/>
    </w:p>
    <w:p w:rsidRPr="007231D8" w:rsidR="007231D8" w:rsidP="007231D8" w:rsidRDefault="007231D8" w14:paraId="3DD0EB31" w14:textId="77777777">
      <w:pPr>
        <w:rPr>
          <w:rFonts w:ascii="Arial" w:hAnsi="Arial" w:cs="Arial"/>
          <w:sz w:val="24"/>
        </w:rPr>
      </w:pPr>
      <w:r w:rsidRPr="007231D8">
        <w:rPr>
          <w:rFonts w:ascii="Arial" w:hAnsi="Arial" w:cs="Arial"/>
          <w:sz w:val="24"/>
        </w:rPr>
        <w:t xml:space="preserve">The data preparation and feature engineering for LSTM model training is performed in Pentaho Data Integration tool. The screen shot of the process is provided below. The process consists of reading the time series data, sorting it on date, generating columns with lagged data and removing nans. </w:t>
      </w:r>
    </w:p>
    <w:p w:rsidRPr="007231D8" w:rsidR="007231D8" w:rsidP="007231D8" w:rsidRDefault="007231D8" w14:paraId="12DB8F72" w14:textId="77777777">
      <w:pPr>
        <w:keepNext/>
        <w:rPr>
          <w:rFonts w:ascii="Arial" w:hAnsi="Arial" w:cs="Arial"/>
          <w:sz w:val="24"/>
        </w:rPr>
      </w:pPr>
      <w:r w:rsidRPr="007231D8">
        <w:rPr>
          <w:rFonts w:ascii="Arial" w:hAnsi="Arial" w:cs="Arial"/>
          <w:noProof/>
          <w:sz w:val="24"/>
        </w:rPr>
        <w:drawing>
          <wp:inline distT="0" distB="0" distL="0" distR="0" wp14:anchorId="44E65E66" wp14:editId="54C04F30">
            <wp:extent cx="5079600" cy="5043600"/>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9600" cy="5043600"/>
                    </a:xfrm>
                    <a:prstGeom prst="rect">
                      <a:avLst/>
                    </a:prstGeom>
                  </pic:spPr>
                </pic:pic>
              </a:graphicData>
            </a:graphic>
          </wp:inline>
        </w:drawing>
      </w:r>
    </w:p>
    <w:p w:rsidRPr="007231D8" w:rsidR="007231D8" w:rsidP="007231D8" w:rsidRDefault="007231D8" w14:paraId="0C1AB753"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5</w:t>
      </w:r>
      <w:r w:rsidRPr="007231D8">
        <w:rPr>
          <w:rFonts w:ascii="Arial" w:hAnsi="Arial" w:cs="Arial"/>
          <w:i w:val="0"/>
          <w:color w:val="auto"/>
          <w:sz w:val="24"/>
          <w:szCs w:val="24"/>
        </w:rPr>
        <w:fldChar w:fldCharType="end"/>
      </w:r>
      <w:r w:rsidRPr="007231D8">
        <w:rPr>
          <w:rFonts w:ascii="Arial" w:hAnsi="Arial" w:cs="Arial"/>
          <w:i w:val="0"/>
          <w:color w:val="auto"/>
          <w:sz w:val="24"/>
          <w:szCs w:val="24"/>
        </w:rPr>
        <w:t>. Data preparation workflow for model training in Pentaho Data Integration tool.</w:t>
      </w:r>
    </w:p>
    <w:p w:rsidRPr="007231D8" w:rsidR="007231D8" w:rsidP="007231D8" w:rsidRDefault="007231D8" w14:paraId="77F79363" w14:textId="77777777">
      <w:pPr>
        <w:jc w:val="both"/>
        <w:rPr>
          <w:rFonts w:ascii="Arial" w:hAnsi="Arial" w:cs="Arial"/>
          <w:sz w:val="24"/>
        </w:rPr>
      </w:pPr>
      <w:r w:rsidRPr="007231D8">
        <w:rPr>
          <w:rFonts w:ascii="Arial" w:hAnsi="Arial" w:cs="Arial"/>
          <w:sz w:val="24"/>
        </w:rPr>
        <w:t>The data goes into the python script in the following form</w:t>
      </w:r>
    </w:p>
    <w:p w:rsidRPr="007231D8" w:rsidR="007231D8" w:rsidP="007231D8" w:rsidRDefault="007231D8" w14:paraId="6FDE2B8E" w14:textId="77777777">
      <w:pPr>
        <w:keepNext/>
        <w:rPr>
          <w:rFonts w:ascii="Arial" w:hAnsi="Arial" w:cs="Arial"/>
          <w:sz w:val="24"/>
        </w:rPr>
      </w:pPr>
      <w:r w:rsidRPr="007231D8">
        <w:rPr>
          <w:rFonts w:ascii="Arial" w:hAnsi="Arial" w:cs="Arial"/>
          <w:noProof/>
          <w:sz w:val="24"/>
        </w:rPr>
        <w:lastRenderedPageBreak/>
        <w:drawing>
          <wp:inline distT="0" distB="0" distL="0" distR="0" wp14:anchorId="70AABFFF" wp14:editId="6194987D">
            <wp:extent cx="2901600" cy="208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600" cy="2084400"/>
                    </a:xfrm>
                    <a:prstGeom prst="rect">
                      <a:avLst/>
                    </a:prstGeom>
                  </pic:spPr>
                </pic:pic>
              </a:graphicData>
            </a:graphic>
          </wp:inline>
        </w:drawing>
      </w:r>
    </w:p>
    <w:p w:rsidRPr="007231D8" w:rsidR="007231D8" w:rsidP="007231D8" w:rsidRDefault="007231D8" w14:paraId="3939EAAF"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6</w:t>
      </w:r>
      <w:r w:rsidRPr="007231D8">
        <w:rPr>
          <w:rFonts w:ascii="Arial" w:hAnsi="Arial" w:cs="Arial"/>
          <w:i w:val="0"/>
          <w:color w:val="auto"/>
          <w:sz w:val="24"/>
          <w:szCs w:val="24"/>
        </w:rPr>
        <w:fldChar w:fldCharType="end"/>
      </w:r>
      <w:r w:rsidRPr="007231D8">
        <w:rPr>
          <w:rFonts w:ascii="Arial" w:hAnsi="Arial" w:cs="Arial"/>
          <w:i w:val="0"/>
          <w:color w:val="auto"/>
          <w:sz w:val="24"/>
          <w:szCs w:val="24"/>
        </w:rPr>
        <w:t>. Format of data used for model training</w:t>
      </w:r>
    </w:p>
    <w:p w:rsidRPr="007231D8" w:rsidR="007231D8" w:rsidP="007231D8" w:rsidRDefault="007231D8" w14:paraId="7DED1E67" w14:textId="77777777">
      <w:pPr>
        <w:jc w:val="both"/>
        <w:rPr>
          <w:rFonts w:ascii="Arial" w:hAnsi="Arial" w:cs="Arial"/>
          <w:sz w:val="24"/>
        </w:rPr>
      </w:pPr>
      <w:r w:rsidRPr="007231D8">
        <w:rPr>
          <w:rFonts w:ascii="Arial" w:hAnsi="Arial" w:cs="Arial"/>
          <w:sz w:val="24"/>
        </w:rPr>
        <w:t xml:space="preserve">, where “value” is a target variable in model training and “lag12”, “lag13”, “lag14”, “lag15” are sensor readings 12,13,14,15 hours before sensor reading “value” was observed. </w:t>
      </w:r>
    </w:p>
    <w:p w:rsidRPr="007231D8" w:rsidR="007231D8" w:rsidP="007231D8" w:rsidRDefault="007231D8" w14:paraId="0CB445AA" w14:textId="77777777">
      <w:pPr>
        <w:pStyle w:val="Heading2"/>
        <w:spacing w:before="360" w:after="120"/>
        <w:rPr>
          <w:rFonts w:cs="Arial"/>
          <w:sz w:val="28"/>
          <w:szCs w:val="24"/>
        </w:rPr>
      </w:pPr>
      <w:bookmarkStart w:name="_Toc493089233" w:id="16"/>
      <w:bookmarkStart w:name="_Toc494457016" w:id="17"/>
      <w:r w:rsidRPr="007231D8">
        <w:rPr>
          <w:rFonts w:cs="Arial"/>
          <w:sz w:val="28"/>
          <w:szCs w:val="24"/>
        </w:rPr>
        <w:t>Model Training</w:t>
      </w:r>
      <w:bookmarkEnd w:id="16"/>
      <w:bookmarkEnd w:id="17"/>
    </w:p>
    <w:p w:rsidRPr="007231D8" w:rsidR="007231D8" w:rsidP="007231D8" w:rsidRDefault="007231D8" w14:paraId="7AE14220" w14:textId="77777777">
      <w:pPr>
        <w:jc w:val="both"/>
        <w:rPr>
          <w:rFonts w:ascii="Arial" w:hAnsi="Arial" w:cs="Arial"/>
          <w:sz w:val="24"/>
        </w:rPr>
      </w:pPr>
      <w:r w:rsidRPr="007231D8">
        <w:rPr>
          <w:rFonts w:ascii="Arial" w:hAnsi="Arial" w:cs="Arial"/>
          <w:sz w:val="24"/>
        </w:rPr>
        <w:t xml:space="preserve">After data is prepared in the right format, the model training is performed using python script embedded into ETL workflow. The model configuration and weights are saved during the script execution as well. </w:t>
      </w:r>
    </w:p>
    <w:p w:rsidR="007231D8" w:rsidP="007231D8" w:rsidRDefault="00F629F7" w14:paraId="2EB2CEBF" w14:textId="6CC49FA3">
      <w:pPr>
        <w:keepNext/>
        <w:rPr>
          <w:rFonts w:ascii="Arial" w:hAnsi="Arial" w:cs="Arial"/>
          <w:sz w:val="24"/>
        </w:rPr>
      </w:pPr>
      <w:r>
        <w:rPr>
          <w:noProof/>
        </w:rPr>
        <w:lastRenderedPageBreak/>
        <w:drawing>
          <wp:inline distT="0" distB="0" distL="0" distR="0" wp14:anchorId="6D837C4B" wp14:editId="549489D3">
            <wp:extent cx="5731510" cy="1785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85620"/>
                    </a:xfrm>
                    <a:prstGeom prst="rect">
                      <a:avLst/>
                    </a:prstGeom>
                  </pic:spPr>
                </pic:pic>
              </a:graphicData>
            </a:graphic>
          </wp:inline>
        </w:drawing>
      </w:r>
    </w:p>
    <w:p w:rsidRPr="00F629F7" w:rsidR="00F629F7" w:rsidP="00F629F7" w:rsidRDefault="00F629F7" w14:paraId="4E2D1106" w14:textId="37C561AE">
      <w:pPr>
        <w:pStyle w:val="BodyText"/>
      </w:pPr>
      <w:r>
        <w:rPr>
          <w:noProof/>
        </w:rPr>
        <w:drawing>
          <wp:inline distT="0" distB="0" distL="0" distR="0" wp14:anchorId="2A412734" wp14:editId="5BB2E64A">
            <wp:extent cx="5731510" cy="36506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0615"/>
                    </a:xfrm>
                    <a:prstGeom prst="rect">
                      <a:avLst/>
                    </a:prstGeom>
                  </pic:spPr>
                </pic:pic>
              </a:graphicData>
            </a:graphic>
          </wp:inline>
        </w:drawing>
      </w:r>
    </w:p>
    <w:p w:rsidRPr="007231D8" w:rsidR="007231D8" w:rsidP="007231D8" w:rsidRDefault="007231D8" w14:paraId="1CB23873"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7</w:t>
      </w:r>
      <w:r w:rsidRPr="007231D8">
        <w:rPr>
          <w:rFonts w:ascii="Arial" w:hAnsi="Arial" w:cs="Arial"/>
          <w:i w:val="0"/>
          <w:color w:val="auto"/>
          <w:sz w:val="24"/>
          <w:szCs w:val="24"/>
        </w:rPr>
        <w:fldChar w:fldCharType="end"/>
      </w:r>
      <w:r w:rsidRPr="007231D8">
        <w:rPr>
          <w:rFonts w:ascii="Arial" w:hAnsi="Arial" w:cs="Arial"/>
          <w:i w:val="0"/>
          <w:color w:val="auto"/>
          <w:sz w:val="24"/>
          <w:szCs w:val="24"/>
        </w:rPr>
        <w:t>. Python script in ETL workflow for model execution.</w:t>
      </w:r>
    </w:p>
    <w:p w:rsidRPr="007231D8" w:rsidR="007231D8" w:rsidP="007231D8" w:rsidRDefault="007231D8" w14:paraId="7C2C5D0E" w14:textId="4B738058">
      <w:pPr>
        <w:rPr>
          <w:rFonts w:ascii="Arial" w:hAnsi="Arial" w:cs="Arial"/>
          <w:sz w:val="24"/>
        </w:rPr>
      </w:pPr>
      <w:r w:rsidRPr="007231D8">
        <w:rPr>
          <w:rFonts w:ascii="Arial" w:hAnsi="Arial" w:cs="Arial"/>
          <w:sz w:val="24"/>
        </w:rPr>
        <w:t>The complete workflow for model training can be found in “</w:t>
      </w:r>
      <w:proofErr w:type="spellStart"/>
      <w:r w:rsidRPr="007231D8">
        <w:rPr>
          <w:rFonts w:ascii="Arial" w:hAnsi="Arial" w:cs="Arial"/>
          <w:i/>
          <w:sz w:val="24"/>
        </w:rPr>
        <w:t>LAQ_LSTM_train.kjb</w:t>
      </w:r>
      <w:proofErr w:type="spellEnd"/>
      <w:r w:rsidRPr="007231D8">
        <w:rPr>
          <w:rFonts w:ascii="Arial" w:hAnsi="Arial" w:cs="Arial"/>
          <w:sz w:val="24"/>
        </w:rPr>
        <w:t>”.</w:t>
      </w:r>
    </w:p>
    <w:p w:rsidRPr="007231D8" w:rsidR="007231D8" w:rsidP="007231D8" w:rsidRDefault="007231D8" w14:paraId="4CFAD4A7" w14:textId="77777777">
      <w:pPr>
        <w:pStyle w:val="Heading2"/>
        <w:spacing w:before="360" w:after="120"/>
        <w:rPr>
          <w:rFonts w:cs="Arial"/>
          <w:sz w:val="28"/>
          <w:szCs w:val="24"/>
        </w:rPr>
      </w:pPr>
      <w:bookmarkStart w:name="_Toc493089234" w:id="18"/>
      <w:bookmarkStart w:name="_Toc494457017" w:id="19"/>
      <w:r w:rsidRPr="007231D8">
        <w:rPr>
          <w:rFonts w:cs="Arial"/>
          <w:sz w:val="28"/>
          <w:szCs w:val="24"/>
        </w:rPr>
        <w:t>Model Application</w:t>
      </w:r>
      <w:bookmarkEnd w:id="18"/>
      <w:bookmarkEnd w:id="19"/>
    </w:p>
    <w:p w:rsidRPr="007231D8" w:rsidR="007231D8" w:rsidP="007231D8" w:rsidRDefault="007231D8" w14:paraId="4DBCDA2B" w14:textId="072B538C">
      <w:pPr>
        <w:jc w:val="both"/>
        <w:rPr>
          <w:rFonts w:ascii="Arial" w:hAnsi="Arial" w:cs="Arial"/>
          <w:sz w:val="24"/>
        </w:rPr>
      </w:pPr>
      <w:r w:rsidRPr="007231D8">
        <w:rPr>
          <w:rFonts w:ascii="Arial" w:hAnsi="Arial" w:cs="Arial"/>
          <w:sz w:val="24"/>
        </w:rPr>
        <w:t>Based on the latest data obtained from the API the trained LSTM model generates predictions for the next 12 hours. The trained model is loaded via python script execution. The data is prepared for making predictions in ETL workflow. The generated predictions are stored in the database. The workflow for model application on new data can be found in “</w:t>
      </w:r>
      <w:proofErr w:type="spellStart"/>
      <w:r w:rsidRPr="007231D8">
        <w:rPr>
          <w:rFonts w:ascii="Arial" w:hAnsi="Arial" w:cs="Arial"/>
          <w:i/>
          <w:sz w:val="24"/>
        </w:rPr>
        <w:t>LAQ_LSTM_apply_on_new_data.kjb</w:t>
      </w:r>
      <w:proofErr w:type="spellEnd"/>
      <w:r w:rsidRPr="007231D8">
        <w:rPr>
          <w:rFonts w:ascii="Arial" w:hAnsi="Arial" w:cs="Arial"/>
          <w:sz w:val="24"/>
        </w:rPr>
        <w:t xml:space="preserve">”. The model application job is automated to run as new data becomes available from the </w:t>
      </w:r>
      <w:r w:rsidR="00F629F7">
        <w:rPr>
          <w:rFonts w:ascii="Arial" w:hAnsi="Arial" w:cs="Arial"/>
          <w:sz w:val="24"/>
        </w:rPr>
        <w:t>source</w:t>
      </w:r>
      <w:r w:rsidRPr="007231D8">
        <w:rPr>
          <w:rFonts w:ascii="Arial" w:hAnsi="Arial" w:cs="Arial"/>
          <w:sz w:val="24"/>
        </w:rPr>
        <w:t>.</w:t>
      </w:r>
    </w:p>
    <w:p w:rsidR="007231D8" w:rsidP="007231D8" w:rsidRDefault="00F629F7" w14:paraId="610A72BE" w14:textId="47D2D9D5">
      <w:pPr>
        <w:keepNext/>
        <w:rPr>
          <w:rFonts w:ascii="Arial" w:hAnsi="Arial" w:cs="Arial"/>
          <w:sz w:val="24"/>
        </w:rPr>
      </w:pPr>
      <w:r>
        <w:rPr>
          <w:noProof/>
        </w:rPr>
        <w:lastRenderedPageBreak/>
        <w:drawing>
          <wp:inline distT="0" distB="0" distL="0" distR="0" wp14:anchorId="0DFDA96F" wp14:editId="0038B568">
            <wp:extent cx="5731510" cy="20485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48510"/>
                    </a:xfrm>
                    <a:prstGeom prst="rect">
                      <a:avLst/>
                    </a:prstGeom>
                  </pic:spPr>
                </pic:pic>
              </a:graphicData>
            </a:graphic>
          </wp:inline>
        </w:drawing>
      </w:r>
    </w:p>
    <w:p w:rsidRPr="00F629F7" w:rsidR="00F629F7" w:rsidP="00F629F7" w:rsidRDefault="00F629F7" w14:paraId="7EFBA42E" w14:textId="4132CA2C">
      <w:pPr>
        <w:pStyle w:val="BodyText"/>
      </w:pPr>
      <w:r>
        <w:rPr>
          <w:noProof/>
        </w:rPr>
        <w:drawing>
          <wp:inline distT="0" distB="0" distL="0" distR="0" wp14:anchorId="5482D76B" wp14:editId="2C6584AC">
            <wp:extent cx="5731510" cy="2392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2045"/>
                    </a:xfrm>
                    <a:prstGeom prst="rect">
                      <a:avLst/>
                    </a:prstGeom>
                  </pic:spPr>
                </pic:pic>
              </a:graphicData>
            </a:graphic>
          </wp:inline>
        </w:drawing>
      </w:r>
    </w:p>
    <w:p w:rsidRPr="007231D8" w:rsidR="007231D8" w:rsidP="007231D8" w:rsidRDefault="007231D8" w14:paraId="68E0DC08"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8</w:t>
      </w:r>
      <w:r w:rsidRPr="007231D8">
        <w:rPr>
          <w:rFonts w:ascii="Arial" w:hAnsi="Arial" w:cs="Arial"/>
          <w:i w:val="0"/>
          <w:color w:val="auto"/>
          <w:sz w:val="24"/>
          <w:szCs w:val="24"/>
        </w:rPr>
        <w:fldChar w:fldCharType="end"/>
      </w:r>
      <w:r w:rsidRPr="007231D8">
        <w:rPr>
          <w:rFonts w:ascii="Arial" w:hAnsi="Arial" w:cs="Arial"/>
          <w:i w:val="0"/>
          <w:color w:val="auto"/>
          <w:sz w:val="24"/>
          <w:szCs w:val="24"/>
        </w:rPr>
        <w:t>. Pentaho workflow for generating predictions (12 hours ahead) based on the most recent sensor readings.</w:t>
      </w:r>
    </w:p>
    <w:p w:rsidRPr="007231D8" w:rsidR="007231D8" w:rsidP="007231D8" w:rsidRDefault="007231D8" w14:paraId="15660629" w14:textId="77777777">
      <w:pPr>
        <w:pStyle w:val="Heading2"/>
        <w:spacing w:before="360" w:after="120"/>
        <w:rPr>
          <w:rFonts w:cs="Arial"/>
          <w:sz w:val="28"/>
          <w:szCs w:val="24"/>
        </w:rPr>
      </w:pPr>
      <w:bookmarkStart w:name="_Toc493089235" w:id="20"/>
      <w:bookmarkStart w:name="_Toc494457018" w:id="21"/>
      <w:r w:rsidRPr="007231D8">
        <w:rPr>
          <w:rFonts w:cs="Arial"/>
          <w:sz w:val="28"/>
          <w:szCs w:val="24"/>
        </w:rPr>
        <w:t>Model Update</w:t>
      </w:r>
      <w:bookmarkEnd w:id="20"/>
      <w:bookmarkEnd w:id="21"/>
    </w:p>
    <w:p w:rsidRPr="007231D8" w:rsidR="007231D8" w:rsidP="007231D8" w:rsidRDefault="007231D8" w14:paraId="060711EA" w14:textId="46C9BC60">
      <w:pPr>
        <w:jc w:val="both"/>
        <w:rPr>
          <w:rFonts w:ascii="Arial" w:hAnsi="Arial" w:cs="Arial"/>
          <w:sz w:val="24"/>
        </w:rPr>
      </w:pPr>
      <w:r w:rsidRPr="007231D8">
        <w:rPr>
          <w:rFonts w:ascii="Arial" w:hAnsi="Arial" w:cs="Arial"/>
          <w:sz w:val="24"/>
        </w:rPr>
        <w:t xml:space="preserve">To update the model weights, the job for model training runs on the weekly basis. It ensures that the model is updated regularly as more data become available. As mentioned above new sensor readings are streamed from the API and stored in the database every night. Scheduling the job for model training entirely automates model update workflow. </w:t>
      </w:r>
      <w:r w:rsidR="00F629F7">
        <w:rPr>
          <w:rFonts w:ascii="Arial" w:hAnsi="Arial" w:cs="Arial"/>
          <w:sz w:val="24"/>
        </w:rPr>
        <w:t xml:space="preserve">The full workflow can be found in </w:t>
      </w:r>
      <w:proofErr w:type="spellStart"/>
      <w:r w:rsidRPr="00F629F7" w:rsidR="00F629F7">
        <w:rPr>
          <w:rFonts w:ascii="Arial" w:hAnsi="Arial" w:cs="Arial"/>
          <w:i/>
          <w:sz w:val="24"/>
        </w:rPr>
        <w:t>LAQ_LSTM_update_the_model.kjb</w:t>
      </w:r>
      <w:proofErr w:type="spellEnd"/>
      <w:r w:rsidR="00F629F7">
        <w:rPr>
          <w:rFonts w:ascii="Arial" w:hAnsi="Arial" w:cs="Arial"/>
          <w:sz w:val="24"/>
        </w:rPr>
        <w:t>.</w:t>
      </w:r>
    </w:p>
    <w:p w:rsidRPr="007231D8" w:rsidR="007231D8" w:rsidP="007231D8" w:rsidRDefault="00F629F7" w14:paraId="5846E844" w14:textId="2D1CC1E6">
      <w:pPr>
        <w:keepNext/>
        <w:rPr>
          <w:rFonts w:ascii="Arial" w:hAnsi="Arial" w:cs="Arial"/>
          <w:sz w:val="24"/>
        </w:rPr>
      </w:pPr>
      <w:r>
        <w:rPr>
          <w:noProof/>
        </w:rPr>
        <w:lastRenderedPageBreak/>
        <w:drawing>
          <wp:inline distT="0" distB="0" distL="0" distR="0" wp14:anchorId="434759DD" wp14:editId="2A098F0D">
            <wp:extent cx="5731510" cy="37268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26815"/>
                    </a:xfrm>
                    <a:prstGeom prst="rect">
                      <a:avLst/>
                    </a:prstGeom>
                  </pic:spPr>
                </pic:pic>
              </a:graphicData>
            </a:graphic>
          </wp:inline>
        </w:drawing>
      </w:r>
    </w:p>
    <w:p w:rsidRPr="007231D8" w:rsidR="007231D8" w:rsidP="007231D8" w:rsidRDefault="007231D8" w14:paraId="334963A0"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9</w:t>
      </w:r>
      <w:r w:rsidRPr="007231D8">
        <w:rPr>
          <w:rFonts w:ascii="Arial" w:hAnsi="Arial" w:cs="Arial"/>
          <w:i w:val="0"/>
          <w:color w:val="auto"/>
          <w:sz w:val="24"/>
          <w:szCs w:val="24"/>
        </w:rPr>
        <w:fldChar w:fldCharType="end"/>
      </w:r>
      <w:r w:rsidRPr="007231D8">
        <w:rPr>
          <w:rFonts w:ascii="Arial" w:hAnsi="Arial" w:cs="Arial"/>
          <w:i w:val="0"/>
          <w:color w:val="auto"/>
          <w:sz w:val="24"/>
          <w:szCs w:val="24"/>
        </w:rPr>
        <w:t>. Scheduling model training job for regular update of model weights.</w:t>
      </w:r>
    </w:p>
    <w:p w:rsidRPr="007231D8" w:rsidR="007231D8" w:rsidP="007231D8" w:rsidRDefault="007231D8" w14:paraId="217FD2AF" w14:textId="77777777">
      <w:pPr>
        <w:rPr>
          <w:rFonts w:ascii="Arial" w:hAnsi="Arial" w:cs="Arial"/>
          <w:sz w:val="28"/>
        </w:rPr>
      </w:pPr>
      <w:r w:rsidRPr="007231D8">
        <w:rPr>
          <w:rFonts w:ascii="Arial" w:hAnsi="Arial" w:cs="Arial"/>
          <w:sz w:val="24"/>
        </w:rPr>
        <w:t xml:space="preserve"> </w:t>
      </w:r>
    </w:p>
    <w:p w:rsidRPr="007231D8" w:rsidR="007231D8" w:rsidP="007231D8" w:rsidRDefault="007231D8" w14:paraId="3FC24A15" w14:textId="77777777">
      <w:pPr>
        <w:pStyle w:val="Heading2"/>
        <w:rPr>
          <w:rFonts w:cs="Arial"/>
          <w:sz w:val="28"/>
          <w:szCs w:val="24"/>
        </w:rPr>
      </w:pPr>
      <w:bookmarkStart w:name="_Toc493089236" w:id="22"/>
      <w:bookmarkStart w:name="_Toc494457019" w:id="23"/>
      <w:r w:rsidRPr="007231D8">
        <w:rPr>
          <w:rFonts w:cs="Arial"/>
          <w:sz w:val="28"/>
          <w:szCs w:val="24"/>
        </w:rPr>
        <w:t>Model Score</w:t>
      </w:r>
      <w:bookmarkEnd w:id="22"/>
      <w:bookmarkEnd w:id="23"/>
    </w:p>
    <w:p w:rsidRPr="007231D8" w:rsidR="007231D8" w:rsidP="007231D8" w:rsidRDefault="007231D8" w14:paraId="1BA0DE8C" w14:textId="77777777">
      <w:pPr>
        <w:jc w:val="both"/>
        <w:rPr>
          <w:rFonts w:ascii="Arial" w:hAnsi="Arial" w:cs="Arial"/>
          <w:sz w:val="24"/>
        </w:rPr>
      </w:pPr>
      <w:r w:rsidRPr="007231D8">
        <w:rPr>
          <w:rFonts w:ascii="Arial" w:hAnsi="Arial" w:cs="Arial"/>
          <w:sz w:val="24"/>
        </w:rPr>
        <w:t>New data streamed from the API can be compared with predictions for the same period generated by the LSTM model. This comparison can be used to monitor the model performance over time and see how it improves with more data becoming available. As a score metric, RMSE was chosen. RMSE stands for Root Mean Square Error. The workflow for RMSE calculation can be found in “</w:t>
      </w:r>
      <w:proofErr w:type="spellStart"/>
      <w:r w:rsidRPr="007231D8">
        <w:rPr>
          <w:rFonts w:ascii="Arial" w:hAnsi="Arial" w:cs="Arial"/>
          <w:i/>
          <w:sz w:val="24"/>
        </w:rPr>
        <w:t>RMSE_calculation.ktr</w:t>
      </w:r>
      <w:proofErr w:type="spellEnd"/>
      <w:r w:rsidRPr="007231D8">
        <w:rPr>
          <w:rFonts w:ascii="Arial" w:hAnsi="Arial" w:cs="Arial"/>
          <w:sz w:val="24"/>
        </w:rPr>
        <w:t>”. The screenshot is also provided below</w:t>
      </w:r>
    </w:p>
    <w:p w:rsidRPr="007231D8" w:rsidR="007231D8" w:rsidP="007231D8" w:rsidRDefault="007231D8" w14:paraId="05866F50" w14:textId="77777777">
      <w:pPr>
        <w:keepNext/>
        <w:jc w:val="both"/>
        <w:rPr>
          <w:rFonts w:ascii="Arial" w:hAnsi="Arial" w:cs="Arial"/>
          <w:sz w:val="24"/>
        </w:rPr>
      </w:pPr>
      <w:r w:rsidRPr="007231D8">
        <w:rPr>
          <w:rFonts w:ascii="Arial" w:hAnsi="Arial" w:cs="Arial"/>
          <w:noProof/>
          <w:sz w:val="24"/>
        </w:rPr>
        <w:lastRenderedPageBreak/>
        <w:drawing>
          <wp:inline distT="0" distB="0" distL="0" distR="0" wp14:anchorId="45179C87" wp14:editId="35DCBAF7">
            <wp:extent cx="5731510" cy="3386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86455"/>
                    </a:xfrm>
                    <a:prstGeom prst="rect">
                      <a:avLst/>
                    </a:prstGeom>
                  </pic:spPr>
                </pic:pic>
              </a:graphicData>
            </a:graphic>
          </wp:inline>
        </w:drawing>
      </w:r>
    </w:p>
    <w:p w:rsidRPr="007231D8" w:rsidR="007231D8" w:rsidP="007231D8" w:rsidRDefault="007231D8" w14:paraId="11690A5C"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10</w:t>
      </w:r>
      <w:r w:rsidRPr="007231D8">
        <w:rPr>
          <w:rFonts w:ascii="Arial" w:hAnsi="Arial" w:cs="Arial"/>
          <w:i w:val="0"/>
          <w:color w:val="auto"/>
          <w:sz w:val="24"/>
          <w:szCs w:val="24"/>
        </w:rPr>
        <w:fldChar w:fldCharType="end"/>
      </w:r>
      <w:r w:rsidRPr="007231D8">
        <w:rPr>
          <w:rFonts w:ascii="Arial" w:hAnsi="Arial" w:cs="Arial"/>
          <w:i w:val="0"/>
          <w:color w:val="auto"/>
          <w:sz w:val="24"/>
          <w:szCs w:val="24"/>
        </w:rPr>
        <w:t>. Pentaho workflow for model score evaluation.</w:t>
      </w:r>
    </w:p>
    <w:p w:rsidRPr="007231D8" w:rsidR="007231D8" w:rsidP="007231D8" w:rsidRDefault="007231D8" w14:paraId="05BF2B0A" w14:textId="77777777">
      <w:pPr>
        <w:pStyle w:val="Heading2"/>
        <w:rPr>
          <w:rFonts w:cs="Arial"/>
          <w:sz w:val="28"/>
          <w:szCs w:val="24"/>
        </w:rPr>
      </w:pPr>
      <w:bookmarkStart w:name="_Toc493089237" w:id="24"/>
      <w:bookmarkStart w:name="_Toc494457020" w:id="25"/>
      <w:r w:rsidRPr="007231D8">
        <w:rPr>
          <w:rFonts w:cs="Arial"/>
          <w:sz w:val="28"/>
          <w:szCs w:val="24"/>
        </w:rPr>
        <w:t>Dashboards</w:t>
      </w:r>
      <w:bookmarkEnd w:id="24"/>
      <w:bookmarkEnd w:id="25"/>
    </w:p>
    <w:p w:rsidRPr="007231D8" w:rsidR="007231D8" w:rsidP="13129ABA" w:rsidRDefault="007231D8" w14:paraId="11E2DA47" w14:textId="41D439CC">
      <w:pPr>
        <w:pStyle w:val="Normal"/>
        <w:rPr>
          <w:rFonts w:ascii="Arial" w:hAnsi="Arial" w:cs="Arial"/>
          <w:sz w:val="24"/>
          <w:szCs w:val="24"/>
        </w:rPr>
      </w:pPr>
      <w:r w:rsidRPr="13129ABA" w:rsidR="13129ABA">
        <w:rPr>
          <w:rFonts w:ascii="Arial" w:hAnsi="Arial" w:cs="Arial"/>
          <w:sz w:val="24"/>
          <w:szCs w:val="24"/>
        </w:rPr>
        <w:t xml:space="preserve">The generated by LSTM predictions and model scores are displayed in Pentaho dashboard. </w:t>
      </w:r>
      <w:r w:rsidRPr="13129ABA" w:rsidR="13129ABA">
        <w:rPr>
          <w:rFonts w:ascii="Arial" w:hAnsi="Arial" w:cs="Arial"/>
          <w:sz w:val="24"/>
          <w:szCs w:val="24"/>
        </w:rPr>
        <w:t>The dashboard also displays the loss curve for LSTM model training. As one can see loss is decreasing with epoch number indicating correct model architecture and training</w:t>
      </w:r>
      <w:r w:rsidRPr="13129ABA" w:rsidR="13129ABA">
        <w:rPr>
          <w:rFonts w:ascii="Arial" w:hAnsi="Arial" w:cs="Arial"/>
          <w:sz w:val="24"/>
          <w:szCs w:val="24"/>
        </w:rPr>
        <w:t xml:space="preserve"> (</w:t>
      </w:r>
      <w:proofErr w:type="spellStart"/>
      <w:r w:rsidRPr="13129ABA" w:rsidR="13129ABA">
        <w:rPr>
          <w:rFonts w:ascii="Arial" w:hAnsi="Arial" w:eastAsia="Arial" w:cs="Arial"/>
          <w:i w:val="1"/>
          <w:iCs w:val="1"/>
          <w:noProof w:val="0"/>
          <w:sz w:val="24"/>
          <w:szCs w:val="24"/>
          <w:lang w:val="en-US"/>
        </w:rPr>
        <w:t>LAQ_predictive_dashboard.xdash</w:t>
      </w:r>
      <w:proofErr w:type="spellEnd"/>
      <w:r w:rsidRPr="13129ABA" w:rsidR="13129ABA">
        <w:rPr>
          <w:rFonts w:ascii="Arial" w:hAnsi="Arial" w:cs="Arial"/>
          <w:sz w:val="24"/>
          <w:szCs w:val="24"/>
        </w:rPr>
        <w:t>)</w:t>
      </w:r>
      <w:r w:rsidRPr="13129ABA" w:rsidR="13129ABA">
        <w:rPr>
          <w:rFonts w:ascii="Arial" w:hAnsi="Arial" w:cs="Arial"/>
          <w:sz w:val="24"/>
          <w:szCs w:val="24"/>
        </w:rPr>
        <w:t xml:space="preserve">. </w:t>
      </w:r>
    </w:p>
    <w:p w:rsidRPr="007231D8" w:rsidR="007231D8" w:rsidP="007231D8" w:rsidRDefault="007231D8" w14:paraId="46DC9FBF" w14:textId="77777777">
      <w:pPr>
        <w:rPr>
          <w:rFonts w:ascii="Arial" w:hAnsi="Arial" w:cs="Arial"/>
          <w:sz w:val="24"/>
        </w:rPr>
      </w:pPr>
    </w:p>
    <w:p w:rsidRPr="007231D8" w:rsidR="007231D8" w:rsidP="00F629F7" w:rsidRDefault="00F629F7" w14:paraId="18E946F1" w14:textId="6283F2B4">
      <w:pPr>
        <w:keepNext/>
        <w:rPr>
          <w:rFonts w:ascii="Arial" w:hAnsi="Arial" w:cs="Arial"/>
          <w:sz w:val="24"/>
        </w:rPr>
      </w:pPr>
      <w:r>
        <w:rPr>
          <w:rFonts w:ascii="Arial" w:hAnsi="Arial" w:cs="Arial"/>
          <w:noProof/>
          <w:sz w:val="24"/>
        </w:rPr>
        <w:drawing>
          <wp:inline distT="0" distB="0" distL="0" distR="0" wp14:anchorId="7B02D2E1" wp14:editId="5E6D1465">
            <wp:extent cx="5731510" cy="2790190"/>
            <wp:effectExtent l="0" t="0" r="2540" b="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_snip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rsidRPr="007231D8" w:rsidR="007231D8" w:rsidP="007231D8" w:rsidRDefault="007231D8" w14:paraId="48535C40" w14:textId="77777777">
      <w:pPr>
        <w:pStyle w:val="Caption"/>
        <w:jc w:val="center"/>
        <w:rPr>
          <w:rFonts w:ascii="Arial" w:hAnsi="Arial" w:cs="Arial"/>
          <w:i w:val="0"/>
          <w:color w:val="auto"/>
          <w:sz w:val="24"/>
          <w:szCs w:val="24"/>
        </w:rPr>
      </w:pPr>
      <w:r w:rsidRPr="007231D8">
        <w:rPr>
          <w:rFonts w:ascii="Arial" w:hAnsi="Arial" w:cs="Arial"/>
          <w:i w:val="0"/>
          <w:color w:val="auto"/>
          <w:sz w:val="24"/>
          <w:szCs w:val="24"/>
        </w:rPr>
        <w:t xml:space="preserve">Figure </w:t>
      </w:r>
      <w:r w:rsidRPr="007231D8">
        <w:rPr>
          <w:rFonts w:ascii="Arial" w:hAnsi="Arial" w:cs="Arial"/>
          <w:i w:val="0"/>
          <w:color w:val="auto"/>
          <w:sz w:val="24"/>
          <w:szCs w:val="24"/>
        </w:rPr>
        <w:fldChar w:fldCharType="begin"/>
      </w:r>
      <w:r w:rsidRPr="007231D8">
        <w:rPr>
          <w:rFonts w:ascii="Arial" w:hAnsi="Arial" w:cs="Arial"/>
          <w:i w:val="0"/>
          <w:color w:val="auto"/>
          <w:sz w:val="24"/>
          <w:szCs w:val="24"/>
        </w:rPr>
        <w:instrText xml:space="preserve"> SEQ Figure \* ARABIC </w:instrText>
      </w:r>
      <w:r w:rsidRPr="007231D8">
        <w:rPr>
          <w:rFonts w:ascii="Arial" w:hAnsi="Arial" w:cs="Arial"/>
          <w:i w:val="0"/>
          <w:color w:val="auto"/>
          <w:sz w:val="24"/>
          <w:szCs w:val="24"/>
        </w:rPr>
        <w:fldChar w:fldCharType="separate"/>
      </w:r>
      <w:r w:rsidRPr="007231D8">
        <w:rPr>
          <w:rFonts w:ascii="Arial" w:hAnsi="Arial" w:cs="Arial"/>
          <w:i w:val="0"/>
          <w:noProof/>
          <w:color w:val="auto"/>
          <w:sz w:val="24"/>
          <w:szCs w:val="24"/>
        </w:rPr>
        <w:t>11</w:t>
      </w:r>
      <w:r w:rsidRPr="007231D8">
        <w:rPr>
          <w:rFonts w:ascii="Arial" w:hAnsi="Arial" w:cs="Arial"/>
          <w:i w:val="0"/>
          <w:color w:val="auto"/>
          <w:sz w:val="24"/>
          <w:szCs w:val="24"/>
        </w:rPr>
        <w:fldChar w:fldCharType="end"/>
      </w:r>
      <w:r w:rsidRPr="007231D8">
        <w:rPr>
          <w:rFonts w:ascii="Arial" w:hAnsi="Arial" w:cs="Arial"/>
          <w:i w:val="0"/>
          <w:color w:val="auto"/>
          <w:sz w:val="24"/>
          <w:szCs w:val="24"/>
        </w:rPr>
        <w:t>. Pentaho Dashboard for prediction monitoring</w:t>
      </w:r>
    </w:p>
    <w:p w:rsidRPr="007231D8" w:rsidR="007231D8" w:rsidP="007231D8" w:rsidRDefault="007231D8" w14:paraId="4106CEC7" w14:textId="77777777">
      <w:pPr>
        <w:pStyle w:val="Heading1"/>
        <w:spacing w:before="360" w:after="120"/>
        <w:rPr>
          <w:rFonts w:ascii="Arial" w:hAnsi="Arial" w:cs="Arial"/>
          <w:szCs w:val="24"/>
        </w:rPr>
      </w:pPr>
      <w:bookmarkStart w:name="_Toc493089238" w:id="26"/>
      <w:bookmarkStart w:name="_Toc494457021" w:id="27"/>
      <w:bookmarkStart w:name="_Hlk493083575" w:id="28"/>
      <w:r w:rsidRPr="007231D8">
        <w:rPr>
          <w:rFonts w:ascii="Arial" w:hAnsi="Arial" w:cs="Arial"/>
          <w:szCs w:val="24"/>
        </w:rPr>
        <w:lastRenderedPageBreak/>
        <w:t>Demo Summary</w:t>
      </w:r>
      <w:bookmarkEnd w:id="26"/>
      <w:bookmarkEnd w:id="27"/>
    </w:p>
    <w:p w:rsidR="007231D8" w:rsidP="007231D8" w:rsidRDefault="007231D8" w14:paraId="3D3785BB" w14:textId="21D3BC2B">
      <w:pPr>
        <w:jc w:val="both"/>
        <w:rPr>
          <w:rFonts w:ascii="Arial" w:hAnsi="Arial" w:cs="Arial"/>
          <w:sz w:val="24"/>
        </w:rPr>
      </w:pPr>
      <w:r w:rsidRPr="007231D8">
        <w:rPr>
          <w:rFonts w:ascii="Arial" w:hAnsi="Arial" w:cs="Arial"/>
          <w:sz w:val="24"/>
        </w:rPr>
        <w:t xml:space="preserve">The demo highlighted Pentaho end-to-end capabilities for machine learning workflow orchestration: preparing data, performing feature engineering, training a model, apply the trained model on new streamed data, updating the model and displaying predictions in Pentaho Dashboards. Pentaho help to automate the machine learning workflow and operationalize it for use in business operations. </w:t>
      </w:r>
    </w:p>
    <w:p w:rsidRPr="000E1E7A" w:rsidR="000E1E7A" w:rsidP="000E1E7A" w:rsidRDefault="000E1E7A" w14:paraId="52E6804E" w14:textId="5EBFC64E">
      <w:pPr>
        <w:pStyle w:val="BodyText"/>
      </w:pPr>
      <w:r>
        <w:rPr>
          <w:noProof/>
        </w:rPr>
        <w:drawing>
          <wp:inline distT="0" distB="0" distL="0" distR="0" wp14:anchorId="7E27923F" wp14:editId="47AF82C8">
            <wp:extent cx="5731510" cy="5723255"/>
            <wp:effectExtent l="0" t="0" r="0" b="0"/>
            <wp:docPr id="22" name="Picture 22" descr="A picture containing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Q_predictive_demo_proofpoi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rsidRPr="007231D8" w:rsidR="007231D8" w:rsidP="007231D8" w:rsidRDefault="007231D8" w14:paraId="16121DD2" w14:textId="77777777">
      <w:pPr>
        <w:pStyle w:val="Heading1"/>
        <w:spacing w:before="360" w:after="120"/>
        <w:rPr>
          <w:rFonts w:ascii="Arial" w:hAnsi="Arial" w:cs="Arial"/>
          <w:szCs w:val="24"/>
        </w:rPr>
      </w:pPr>
      <w:bookmarkStart w:name="_Toc493089239" w:id="29"/>
      <w:bookmarkStart w:name="_Toc494457022" w:id="30"/>
      <w:bookmarkStart w:name="_Hlk493073754" w:id="31"/>
      <w:bookmarkEnd w:id="28"/>
      <w:r w:rsidRPr="007231D8">
        <w:rPr>
          <w:rFonts w:ascii="Arial" w:hAnsi="Arial" w:cs="Arial"/>
          <w:szCs w:val="24"/>
        </w:rPr>
        <w:t>Further Development</w:t>
      </w:r>
      <w:bookmarkEnd w:id="29"/>
      <w:bookmarkEnd w:id="30"/>
    </w:p>
    <w:p w:rsidRPr="007231D8" w:rsidR="007231D8" w:rsidP="007231D8" w:rsidRDefault="007231D8" w14:paraId="500EAE52" w14:textId="77777777">
      <w:pPr>
        <w:jc w:val="both"/>
        <w:rPr>
          <w:rFonts w:ascii="Arial" w:hAnsi="Arial" w:cs="Arial"/>
          <w:sz w:val="24"/>
        </w:rPr>
      </w:pPr>
      <w:r w:rsidRPr="007231D8">
        <w:rPr>
          <w:rFonts w:ascii="Arial" w:hAnsi="Arial" w:cs="Arial"/>
          <w:sz w:val="24"/>
        </w:rPr>
        <w:t xml:space="preserve">Including more features should improve the forecasts in future. A promising candidate is blending the sensor data with traffic data from the London Department for Transport. This data provides information about traffic volume in London and hence, allows for connecting air pollution with the actual count of cars and buses in the area. Unfortunately, these data are published once a year only and thus, cannot be used for real time forecasting. </w:t>
      </w:r>
    </w:p>
    <w:p w:rsidRPr="007231D8" w:rsidR="007231D8" w:rsidP="007231D8" w:rsidRDefault="007231D8" w14:paraId="5E425FFF" w14:textId="77777777">
      <w:pPr>
        <w:jc w:val="both"/>
        <w:rPr>
          <w:rFonts w:ascii="Arial" w:hAnsi="Arial" w:cs="Arial"/>
          <w:sz w:val="24"/>
        </w:rPr>
      </w:pPr>
      <w:r w:rsidRPr="007231D8">
        <w:rPr>
          <w:rFonts w:ascii="Arial" w:hAnsi="Arial" w:cs="Arial"/>
          <w:sz w:val="24"/>
        </w:rPr>
        <w:lastRenderedPageBreak/>
        <w:t xml:space="preserve">Extending the demo for predictions in different areas and for </w:t>
      </w:r>
      <w:proofErr w:type="gramStart"/>
      <w:r w:rsidRPr="007231D8">
        <w:rPr>
          <w:rFonts w:ascii="Arial" w:hAnsi="Arial" w:cs="Arial"/>
          <w:sz w:val="24"/>
        </w:rPr>
        <w:t>different species</w:t>
      </w:r>
      <w:proofErr w:type="gramEnd"/>
      <w:r w:rsidRPr="007231D8">
        <w:rPr>
          <w:rFonts w:ascii="Arial" w:hAnsi="Arial" w:cs="Arial"/>
          <w:sz w:val="24"/>
        </w:rPr>
        <w:t xml:space="preserve"> is straight forward. This could be done either by implementing the parameters ‘</w:t>
      </w:r>
      <w:proofErr w:type="spellStart"/>
      <w:r w:rsidRPr="007231D8">
        <w:rPr>
          <w:rFonts w:ascii="Arial" w:hAnsi="Arial" w:cs="Arial"/>
          <w:sz w:val="24"/>
        </w:rPr>
        <w:t>authorityname</w:t>
      </w:r>
      <w:proofErr w:type="spellEnd"/>
      <w:r w:rsidRPr="007231D8">
        <w:rPr>
          <w:rFonts w:ascii="Arial" w:hAnsi="Arial" w:cs="Arial"/>
          <w:sz w:val="24"/>
        </w:rPr>
        <w:t>’, ‘</w:t>
      </w:r>
      <w:proofErr w:type="spellStart"/>
      <w:r w:rsidRPr="007231D8">
        <w:rPr>
          <w:rFonts w:ascii="Arial" w:hAnsi="Arial" w:cs="Arial"/>
          <w:sz w:val="24"/>
        </w:rPr>
        <w:t>sidename</w:t>
      </w:r>
      <w:proofErr w:type="spellEnd"/>
      <w:r w:rsidRPr="007231D8">
        <w:rPr>
          <w:rFonts w:ascii="Arial" w:hAnsi="Arial" w:cs="Arial"/>
          <w:sz w:val="24"/>
        </w:rPr>
        <w:t>’ and ‘</w:t>
      </w:r>
      <w:proofErr w:type="spellStart"/>
      <w:r w:rsidRPr="007231D8">
        <w:rPr>
          <w:rFonts w:ascii="Arial" w:hAnsi="Arial" w:cs="Arial"/>
          <w:sz w:val="24"/>
        </w:rPr>
        <w:t>speciescode</w:t>
      </w:r>
      <w:proofErr w:type="spellEnd"/>
      <w:r w:rsidRPr="007231D8">
        <w:rPr>
          <w:rFonts w:ascii="Arial" w:hAnsi="Arial" w:cs="Arial"/>
          <w:sz w:val="24"/>
        </w:rPr>
        <w:t xml:space="preserve">’ as kettle variables or using meta data injection. That enables for forecasting different emission values with the same </w:t>
      </w:r>
      <w:proofErr w:type="spellStart"/>
      <w:r w:rsidRPr="007231D8">
        <w:rPr>
          <w:rFonts w:ascii="Arial" w:hAnsi="Arial" w:cs="Arial"/>
          <w:sz w:val="24"/>
        </w:rPr>
        <w:t>ktr</w:t>
      </w:r>
      <w:proofErr w:type="spellEnd"/>
      <w:r w:rsidRPr="007231D8">
        <w:rPr>
          <w:rFonts w:ascii="Arial" w:hAnsi="Arial" w:cs="Arial"/>
          <w:sz w:val="24"/>
        </w:rPr>
        <w:t xml:space="preserve">. However, due to the specificity of a trained LSTM model, this required a pre-trained model for each combination of variables. </w:t>
      </w:r>
    </w:p>
    <w:p w:rsidRPr="007231D8" w:rsidR="007231D8" w:rsidP="007231D8" w:rsidRDefault="007231D8" w14:paraId="33699C2B" w14:textId="77777777">
      <w:pPr>
        <w:jc w:val="both"/>
        <w:rPr>
          <w:rFonts w:ascii="Arial" w:hAnsi="Arial" w:cs="Arial"/>
          <w:sz w:val="24"/>
        </w:rPr>
      </w:pPr>
      <w:r w:rsidRPr="007231D8">
        <w:rPr>
          <w:rFonts w:ascii="Arial" w:hAnsi="Arial" w:cs="Arial"/>
          <w:sz w:val="24"/>
        </w:rPr>
        <w:t xml:space="preserve">Different prediction models can be included in future as well, complementing the good performing, but training intensive LSTM network currently used. Through implementing the model as a </w:t>
      </w:r>
      <w:proofErr w:type="spellStart"/>
      <w:r w:rsidRPr="007231D8">
        <w:rPr>
          <w:rFonts w:ascii="Arial" w:hAnsi="Arial" w:cs="Arial"/>
          <w:sz w:val="24"/>
        </w:rPr>
        <w:t>CPython</w:t>
      </w:r>
      <w:proofErr w:type="spellEnd"/>
      <w:r w:rsidRPr="007231D8">
        <w:rPr>
          <w:rFonts w:ascii="Arial" w:hAnsi="Arial" w:cs="Arial"/>
          <w:sz w:val="24"/>
        </w:rPr>
        <w:t xml:space="preserve"> step, plugging in a different model is </w:t>
      </w:r>
      <w:proofErr w:type="gramStart"/>
      <w:r w:rsidRPr="007231D8">
        <w:rPr>
          <w:rFonts w:ascii="Arial" w:hAnsi="Arial" w:cs="Arial"/>
          <w:sz w:val="24"/>
        </w:rPr>
        <w:t>fairly easy</w:t>
      </w:r>
      <w:proofErr w:type="gramEnd"/>
      <w:r w:rsidRPr="007231D8">
        <w:rPr>
          <w:rFonts w:ascii="Arial" w:hAnsi="Arial" w:cs="Arial"/>
          <w:sz w:val="24"/>
        </w:rPr>
        <w:t>. Further promising techniques include statistical models known from time series analysis (e.g. seasonal ARMA) as well as other recurrent network structures such as hierarchical temporal memory networks (HTM). Whereas the former is appropriate due to clear autocorrelation and a strong seasonal effect, is latter a promising new approach in forecasting of and anomaly detection in time series.</w:t>
      </w:r>
    </w:p>
    <w:p w:rsidRPr="007231D8" w:rsidR="007231D8" w:rsidP="007231D8" w:rsidRDefault="007231D8" w14:paraId="7598F1FD" w14:textId="77777777">
      <w:pPr>
        <w:pStyle w:val="Heading1"/>
        <w:spacing w:before="360" w:after="120"/>
        <w:rPr>
          <w:rFonts w:ascii="Arial" w:hAnsi="Arial" w:cs="Arial"/>
          <w:szCs w:val="24"/>
        </w:rPr>
      </w:pPr>
      <w:bookmarkStart w:name="_Toc493089240" w:id="32"/>
      <w:bookmarkStart w:name="_Toc494457023" w:id="33"/>
      <w:r w:rsidRPr="007231D8">
        <w:rPr>
          <w:rFonts w:ascii="Arial" w:hAnsi="Arial" w:cs="Arial"/>
          <w:szCs w:val="24"/>
        </w:rPr>
        <w:t>Additional Reading</w:t>
      </w:r>
      <w:bookmarkEnd w:id="32"/>
      <w:bookmarkEnd w:id="33"/>
    </w:p>
    <w:p w:rsidRPr="007231D8" w:rsidR="007231D8" w:rsidP="007231D8" w:rsidRDefault="007231D8" w14:paraId="078864FC" w14:textId="77777777">
      <w:pPr>
        <w:ind w:left="284"/>
        <w:rPr>
          <w:rFonts w:ascii="Arial" w:hAnsi="Arial" w:cs="Arial"/>
          <w:sz w:val="24"/>
        </w:rPr>
      </w:pPr>
      <w:r w:rsidRPr="007231D8">
        <w:rPr>
          <w:rFonts w:ascii="Arial" w:hAnsi="Arial" w:cs="Arial"/>
          <w:sz w:val="24"/>
        </w:rPr>
        <w:t>Recurrent Neural Networks/LSTM</w:t>
      </w:r>
    </w:p>
    <w:p w:rsidRPr="007231D8" w:rsidR="007231D8" w:rsidP="007231D8" w:rsidRDefault="009759CB" w14:paraId="1696C495" w14:textId="77777777">
      <w:pPr>
        <w:ind w:left="284"/>
        <w:rPr>
          <w:rFonts w:ascii="Arial" w:hAnsi="Arial" w:cs="Arial"/>
          <w:sz w:val="24"/>
        </w:rPr>
      </w:pPr>
      <w:hyperlink w:history="1" r:id="rId25">
        <w:r w:rsidRPr="007231D8" w:rsidR="007231D8">
          <w:rPr>
            <w:rStyle w:val="Hyperlink"/>
            <w:rFonts w:ascii="Arial" w:hAnsi="Arial" w:cs="Arial"/>
            <w:sz w:val="24"/>
          </w:rPr>
          <w:t>http://karpathy.github.io/2015/05/21/rnn-effectiveness/</w:t>
        </w:r>
      </w:hyperlink>
      <w:r w:rsidRPr="007231D8" w:rsidR="007231D8">
        <w:rPr>
          <w:rFonts w:ascii="Arial" w:hAnsi="Arial" w:cs="Arial"/>
          <w:sz w:val="24"/>
        </w:rPr>
        <w:t xml:space="preserve"> </w:t>
      </w:r>
    </w:p>
    <w:p w:rsidRPr="007231D8" w:rsidR="007231D8" w:rsidP="007231D8" w:rsidRDefault="009759CB" w14:paraId="310041FA" w14:textId="77777777">
      <w:pPr>
        <w:ind w:left="284"/>
        <w:rPr>
          <w:rFonts w:ascii="Arial" w:hAnsi="Arial" w:cs="Arial"/>
          <w:sz w:val="24"/>
        </w:rPr>
      </w:pPr>
      <w:hyperlink w:history="1" r:id="rId26">
        <w:r w:rsidRPr="007231D8" w:rsidR="007231D8">
          <w:rPr>
            <w:rStyle w:val="Hyperlink"/>
            <w:rFonts w:ascii="Arial" w:hAnsi="Arial" w:cs="Arial"/>
            <w:sz w:val="24"/>
          </w:rPr>
          <w:t>http://colah.github.io/posts/2015-08-Understanding-LSTMs/</w:t>
        </w:r>
      </w:hyperlink>
      <w:r w:rsidRPr="007231D8" w:rsidR="007231D8">
        <w:rPr>
          <w:rFonts w:ascii="Arial" w:hAnsi="Arial" w:cs="Arial"/>
          <w:sz w:val="24"/>
        </w:rPr>
        <w:t xml:space="preserve"> </w:t>
      </w:r>
    </w:p>
    <w:bookmarkEnd w:id="31"/>
    <w:p w:rsidRPr="007231D8" w:rsidR="007231D8" w:rsidP="007231D8" w:rsidRDefault="007231D8" w14:paraId="71EFCFFC" w14:textId="77777777">
      <w:pPr>
        <w:ind w:left="284"/>
        <w:rPr>
          <w:rFonts w:ascii="Arial" w:hAnsi="Arial" w:cs="Arial"/>
          <w:sz w:val="24"/>
        </w:rPr>
      </w:pPr>
      <w:r w:rsidRPr="007231D8">
        <w:rPr>
          <w:rFonts w:ascii="Arial" w:hAnsi="Arial" w:cs="Arial"/>
          <w:sz w:val="24"/>
        </w:rPr>
        <w:t>General information about air pollution and related consequences</w:t>
      </w:r>
    </w:p>
    <w:p w:rsidRPr="007231D8" w:rsidR="007231D8" w:rsidP="007231D8" w:rsidRDefault="009759CB" w14:paraId="180AF148" w14:textId="77777777">
      <w:pPr>
        <w:ind w:left="284"/>
        <w:rPr>
          <w:rFonts w:ascii="Arial" w:hAnsi="Arial" w:eastAsia="Times New Roman" w:cs="Arial"/>
          <w:sz w:val="24"/>
        </w:rPr>
      </w:pPr>
      <w:hyperlink w:history="1" r:id="rId27">
        <w:r w:rsidRPr="007231D8" w:rsidR="007231D8">
          <w:rPr>
            <w:rStyle w:val="Hyperlink"/>
            <w:rFonts w:ascii="Arial" w:hAnsi="Arial" w:eastAsia="Times New Roman" w:cs="Arial"/>
            <w:sz w:val="24"/>
          </w:rPr>
          <w:t>http://www.londonair.org.uk/LondonAir/Default.aspx</w:t>
        </w:r>
      </w:hyperlink>
    </w:p>
    <w:p w:rsidRPr="007231D8" w:rsidR="007231D8" w:rsidP="007231D8" w:rsidRDefault="009759CB" w14:paraId="76D71F02" w14:textId="77777777">
      <w:pPr>
        <w:ind w:left="284"/>
        <w:rPr>
          <w:rFonts w:ascii="Arial" w:hAnsi="Arial" w:eastAsia="Times New Roman" w:cs="Arial"/>
          <w:sz w:val="24"/>
        </w:rPr>
      </w:pPr>
      <w:hyperlink w:history="1" r:id="rId28">
        <w:r w:rsidRPr="007231D8" w:rsidR="007231D8">
          <w:rPr>
            <w:rStyle w:val="Hyperlink"/>
            <w:rFonts w:ascii="Arial" w:hAnsi="Arial" w:eastAsia="Times New Roman" w:cs="Arial"/>
            <w:sz w:val="24"/>
          </w:rPr>
          <w:t>http://www.telegraph.co.uk/science/2017/01/24/air-pollution-london-passes-levels-beijingand-wood-burners-making/</w:t>
        </w:r>
      </w:hyperlink>
    </w:p>
    <w:p w:rsidRPr="007231D8" w:rsidR="007231D8" w:rsidP="007231D8" w:rsidRDefault="009759CB" w14:paraId="35CD9759" w14:textId="77777777">
      <w:pPr>
        <w:ind w:left="284"/>
        <w:rPr>
          <w:rFonts w:ascii="Arial" w:hAnsi="Arial" w:eastAsia="Times New Roman" w:cs="Arial"/>
          <w:sz w:val="24"/>
        </w:rPr>
      </w:pPr>
      <w:hyperlink w:history="1" r:id="rId29">
        <w:r w:rsidRPr="007231D8" w:rsidR="007231D8">
          <w:rPr>
            <w:rStyle w:val="Hyperlink"/>
            <w:rFonts w:ascii="Arial" w:hAnsi="Arial" w:eastAsia="Times New Roman" w:cs="Arial"/>
            <w:sz w:val="24"/>
          </w:rPr>
          <w:t>http://www.conserve-energy-future.com/causes-effects-solutions-of-air-pollution.php</w:t>
        </w:r>
      </w:hyperlink>
    </w:p>
    <w:p w:rsidRPr="007231D8" w:rsidR="007231D8" w:rsidP="007231D8" w:rsidRDefault="007231D8" w14:paraId="2B34027B" w14:textId="77777777">
      <w:pPr>
        <w:ind w:left="284"/>
        <w:rPr>
          <w:rFonts w:ascii="Arial" w:hAnsi="Arial" w:cs="Arial"/>
          <w:sz w:val="24"/>
        </w:rPr>
      </w:pPr>
      <w:r w:rsidRPr="007231D8">
        <w:rPr>
          <w:rStyle w:val="NoSpacingChar"/>
          <w:rFonts w:ascii="Arial" w:hAnsi="Arial" w:cs="Arial"/>
          <w:sz w:val="24"/>
        </w:rPr>
        <w:t>Pentaho Machine Learning Orchestration</w:t>
      </w:r>
    </w:p>
    <w:p w:rsidRPr="007231D8" w:rsidR="007231D8" w:rsidP="007231D8" w:rsidRDefault="009759CB" w14:paraId="054FF7A9" w14:textId="77777777">
      <w:pPr>
        <w:ind w:left="284"/>
        <w:rPr>
          <w:rFonts w:ascii="Arial" w:hAnsi="Arial" w:eastAsia="Times New Roman" w:cs="Arial"/>
          <w:sz w:val="24"/>
        </w:rPr>
      </w:pPr>
      <w:hyperlink w:history="1" r:id="rId30">
        <w:r w:rsidRPr="007231D8" w:rsidR="007231D8">
          <w:rPr>
            <w:rStyle w:val="Hyperlink"/>
            <w:rFonts w:ascii="Arial" w:hAnsi="Arial" w:eastAsia="Times New Roman" w:cs="Arial"/>
            <w:sz w:val="24"/>
          </w:rPr>
          <w:t>http://www.pentaho.com/machine-learning-orchestration</w:t>
        </w:r>
      </w:hyperlink>
    </w:p>
    <w:p w:rsidRPr="007231D8" w:rsidR="007231D8" w:rsidP="007231D8" w:rsidRDefault="007231D8" w14:paraId="67DCD31A" w14:textId="77777777">
      <w:pPr>
        <w:ind w:left="284"/>
        <w:rPr>
          <w:rFonts w:ascii="Arial" w:hAnsi="Arial" w:cs="Arial"/>
          <w:sz w:val="24"/>
        </w:rPr>
      </w:pPr>
      <w:r w:rsidRPr="007231D8">
        <w:rPr>
          <w:rFonts w:ascii="Arial" w:hAnsi="Arial" w:cs="Arial"/>
          <w:sz w:val="24"/>
        </w:rPr>
        <w:t>Upcoming techniques for timeseries prediction:</w:t>
      </w:r>
    </w:p>
    <w:p w:rsidRPr="007231D8" w:rsidR="007231D8" w:rsidP="007231D8" w:rsidRDefault="009759CB" w14:paraId="1D9B7BF1" w14:textId="77777777">
      <w:pPr>
        <w:ind w:left="284"/>
        <w:rPr>
          <w:rFonts w:ascii="Arial" w:hAnsi="Arial" w:cs="Arial"/>
          <w:sz w:val="24"/>
        </w:rPr>
      </w:pPr>
      <w:hyperlink w:history="1" r:id="rId31">
        <w:r w:rsidRPr="007231D8" w:rsidR="007231D8">
          <w:rPr>
            <w:rStyle w:val="Hyperlink"/>
            <w:rFonts w:ascii="Arial" w:hAnsi="Arial" w:cs="Arial"/>
            <w:sz w:val="24"/>
          </w:rPr>
          <w:t>https://numenta.org/hierarchical-temporal-memory/</w:t>
        </w:r>
      </w:hyperlink>
      <w:r w:rsidRPr="007231D8" w:rsidR="007231D8">
        <w:rPr>
          <w:rFonts w:ascii="Arial" w:hAnsi="Arial" w:cs="Arial"/>
          <w:sz w:val="24"/>
        </w:rPr>
        <w:t xml:space="preserve"> </w:t>
      </w:r>
    </w:p>
    <w:p w:rsidRPr="007231D8" w:rsidR="007231D8" w:rsidP="007231D8" w:rsidRDefault="009759CB" w14:paraId="70EE8AD0" w14:textId="77777777">
      <w:pPr>
        <w:ind w:left="284"/>
        <w:rPr>
          <w:rFonts w:ascii="Arial" w:hAnsi="Arial" w:cs="Arial"/>
          <w:sz w:val="24"/>
        </w:rPr>
      </w:pPr>
      <w:hyperlink w:history="1" r:id="rId32">
        <w:r w:rsidRPr="007231D8" w:rsidR="007231D8">
          <w:rPr>
            <w:rStyle w:val="Hyperlink"/>
            <w:rFonts w:ascii="Arial" w:hAnsi="Arial" w:cs="Arial"/>
            <w:sz w:val="24"/>
          </w:rPr>
          <w:t>https://robjhyndman.com/talks/RevolutionR/10-Seasonal-ARIMA.pdf</w:t>
        </w:r>
      </w:hyperlink>
    </w:p>
    <w:p w:rsidR="00B612D7" w:rsidRDefault="00B612D7" w14:paraId="7C3520AB" w14:textId="77777777">
      <w:pPr>
        <w:spacing w:after="160" w:line="259" w:lineRule="auto"/>
        <w:rPr>
          <w:rFonts w:ascii="Arial" w:hAnsi="Arial" w:cs="Arial" w:eastAsiaTheme="majorEastAsia"/>
          <w:b/>
          <w:color w:val="auto"/>
          <w:sz w:val="32"/>
          <w:szCs w:val="32"/>
        </w:rPr>
      </w:pPr>
      <w:r>
        <w:rPr>
          <w:rFonts w:ascii="Arial" w:hAnsi="Arial" w:cs="Arial"/>
        </w:rPr>
        <w:br w:type="page"/>
      </w:r>
    </w:p>
    <w:p w:rsidR="0001115C" w:rsidP="005E509C" w:rsidRDefault="005E509C" w14:paraId="31B7B8AD" w14:textId="6525F501">
      <w:pPr>
        <w:pStyle w:val="Heading1"/>
        <w:rPr>
          <w:rFonts w:ascii="Arial" w:hAnsi="Arial" w:cs="Arial"/>
        </w:rPr>
      </w:pPr>
      <w:bookmarkStart w:name="_Toc494457024" w:id="34"/>
      <w:r w:rsidRPr="005E509C">
        <w:rPr>
          <w:rFonts w:ascii="Arial" w:hAnsi="Arial" w:cs="Arial"/>
        </w:rPr>
        <w:lastRenderedPageBreak/>
        <w:t>Contact Details</w:t>
      </w:r>
      <w:bookmarkEnd w:id="34"/>
    </w:p>
    <w:p w:rsidR="005E509C" w:rsidP="005E509C" w:rsidRDefault="005E509C" w14:paraId="4B3AF599" w14:textId="5AE47021">
      <w:pPr>
        <w:rPr>
          <w:rFonts w:ascii="Arial" w:hAnsi="Arial" w:cs="Arial"/>
          <w:sz w:val="24"/>
        </w:rPr>
      </w:pPr>
    </w:p>
    <w:p w:rsidR="005E509C" w:rsidP="005E509C" w:rsidRDefault="00B612D7" w14:paraId="08AE75B0" w14:textId="4F78A3E7">
      <w:pPr>
        <w:pStyle w:val="BodyText"/>
        <w:rPr>
          <w:rFonts w:ascii="Arial" w:hAnsi="Arial" w:cs="Arial"/>
          <w:sz w:val="24"/>
        </w:rPr>
      </w:pPr>
      <w:r>
        <w:rPr>
          <w:rFonts w:ascii="Arial" w:hAnsi="Arial" w:cs="Arial"/>
          <w:sz w:val="24"/>
        </w:rPr>
        <w:t>Dr. Anya Rumyantseva</w:t>
      </w:r>
    </w:p>
    <w:p w:rsidR="00B612D7" w:rsidP="005E509C" w:rsidRDefault="00B612D7" w14:paraId="6234B56D" w14:textId="65BBF8D6">
      <w:pPr>
        <w:pStyle w:val="BodyText"/>
        <w:rPr>
          <w:rFonts w:ascii="Arial" w:hAnsi="Arial" w:cs="Arial"/>
          <w:sz w:val="24"/>
        </w:rPr>
      </w:pPr>
      <w:r>
        <w:rPr>
          <w:rFonts w:ascii="Arial" w:hAnsi="Arial" w:cs="Arial"/>
          <w:sz w:val="24"/>
        </w:rPr>
        <w:t xml:space="preserve">Email: </w:t>
      </w:r>
      <w:hyperlink w:history="1" r:id="rId33">
        <w:r w:rsidRPr="007D5BE0" w:rsidR="001D707D">
          <w:rPr>
            <w:rStyle w:val="Hyperlink"/>
            <w:rFonts w:ascii="Arial" w:hAnsi="Arial" w:cs="Arial"/>
            <w:sz w:val="24"/>
          </w:rPr>
          <w:t>anna.rumyantseva@hitachivantara.com</w:t>
        </w:r>
      </w:hyperlink>
    </w:p>
    <w:p w:rsidR="00B612D7" w:rsidP="005E509C" w:rsidRDefault="00B612D7" w14:paraId="4DCE57EE" w14:textId="1D6BD9B7">
      <w:pPr>
        <w:pStyle w:val="BodyText"/>
        <w:rPr>
          <w:rFonts w:ascii="Arial" w:hAnsi="Arial" w:cs="Arial"/>
          <w:sz w:val="24"/>
        </w:rPr>
      </w:pPr>
      <w:r>
        <w:rPr>
          <w:rFonts w:ascii="Arial" w:hAnsi="Arial" w:cs="Arial"/>
          <w:sz w:val="24"/>
        </w:rPr>
        <w:t>Direct: +44-787-627-2032</w:t>
      </w:r>
    </w:p>
    <w:p w:rsidR="00AE2F92" w:rsidP="005E509C" w:rsidRDefault="00AE2F92" w14:paraId="4D8C11BA" w14:textId="1190FB05">
      <w:pPr>
        <w:pStyle w:val="BodyText"/>
        <w:rPr>
          <w:rFonts w:ascii="Arial" w:hAnsi="Arial" w:cs="Arial"/>
          <w:sz w:val="24"/>
        </w:rPr>
      </w:pPr>
    </w:p>
    <w:p w:rsidR="00AE2F92" w:rsidP="005E509C" w:rsidRDefault="00AE2F92" w14:paraId="01FA9842" w14:textId="48E6D8EC">
      <w:pPr>
        <w:pStyle w:val="BodyText"/>
        <w:rPr>
          <w:rFonts w:ascii="Arial" w:hAnsi="Arial" w:cs="Arial"/>
          <w:sz w:val="24"/>
        </w:rPr>
      </w:pPr>
      <w:r>
        <w:rPr>
          <w:rFonts w:ascii="Arial" w:hAnsi="Arial" w:cs="Arial"/>
          <w:sz w:val="24"/>
        </w:rPr>
        <w:t xml:space="preserve">Jonathan Doering </w:t>
      </w:r>
    </w:p>
    <w:p w:rsidR="00AE2F92" w:rsidP="005E509C" w:rsidRDefault="00AE2F92" w14:paraId="5B1CA3E2" w14:textId="6A33BBE3">
      <w:pPr>
        <w:pStyle w:val="BodyText"/>
        <w:rPr>
          <w:rFonts w:ascii="Arial" w:hAnsi="Arial" w:cs="Arial"/>
          <w:sz w:val="24"/>
        </w:rPr>
      </w:pPr>
      <w:r>
        <w:rPr>
          <w:rFonts w:ascii="Arial" w:hAnsi="Arial" w:cs="Arial"/>
          <w:sz w:val="24"/>
        </w:rPr>
        <w:t xml:space="preserve">Email: </w:t>
      </w:r>
      <w:hyperlink w:history="1" r:id="rId34">
        <w:r w:rsidRPr="005B67A9">
          <w:rPr>
            <w:rStyle w:val="Hyperlink"/>
            <w:rFonts w:ascii="Arial" w:hAnsi="Arial" w:cs="Arial"/>
            <w:sz w:val="24"/>
          </w:rPr>
          <w:t>jonathan.doering@hitachivantara.com</w:t>
        </w:r>
      </w:hyperlink>
    </w:p>
    <w:p w:rsidRPr="005E509C" w:rsidR="00AE2F92" w:rsidP="005E509C" w:rsidRDefault="00AE2F92" w14:paraId="5E7FC95B" w14:textId="554403D8">
      <w:pPr>
        <w:pStyle w:val="BodyText"/>
        <w:rPr>
          <w:rFonts w:ascii="Arial" w:hAnsi="Arial" w:cs="Arial"/>
          <w:sz w:val="24"/>
        </w:rPr>
      </w:pPr>
      <w:r>
        <w:rPr>
          <w:rFonts w:ascii="Arial" w:hAnsi="Arial" w:cs="Arial"/>
          <w:sz w:val="24"/>
        </w:rPr>
        <w:t>Direct: +44-740-242-1522</w:t>
      </w:r>
    </w:p>
    <w:p w:rsidRPr="005E509C" w:rsidR="005E509C" w:rsidP="005E509C" w:rsidRDefault="005E509C" w14:paraId="2B2A9964" w14:textId="77777777">
      <w:pPr>
        <w:pStyle w:val="BodyText"/>
        <w:rPr>
          <w:rFonts w:ascii="Arial" w:hAnsi="Arial" w:cs="Arial"/>
          <w:sz w:val="24"/>
        </w:rPr>
      </w:pPr>
    </w:p>
    <w:p w:rsidRPr="005E509C" w:rsidR="005E509C" w:rsidP="005E509C" w:rsidRDefault="005E509C" w14:paraId="5C703DB3" w14:textId="77777777">
      <w:bookmarkStart w:name="_GoBack" w:id="35"/>
      <w:bookmarkEnd w:id="35"/>
    </w:p>
    <w:sectPr w:rsidRPr="005E509C" w:rsidR="005E509C">
      <w:headerReference w:type="even" r:id="rId35"/>
      <w:headerReference w:type="default" r:id="rId36"/>
      <w:footerReference w:type="default" r:id="rId37"/>
      <w:headerReference w:type="first" r:id="rId38"/>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9CB" w:rsidP="00102A91" w:rsidRDefault="009759CB" w14:paraId="0E44AEBC" w14:textId="77777777">
      <w:pPr>
        <w:spacing w:after="0"/>
      </w:pPr>
      <w:r>
        <w:separator/>
      </w:r>
    </w:p>
  </w:endnote>
  <w:endnote w:type="continuationSeparator" w:id="0">
    <w:p w:rsidR="009759CB" w:rsidP="00102A91" w:rsidRDefault="009759CB" w14:paraId="465D4922"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Pr="004B50D4" w:rsidR="00102A91" w:rsidP="00102A91" w:rsidRDefault="00BE6687" w14:paraId="50933843" w14:textId="249F753A">
    <w:pPr>
      <w:pStyle w:val="Footer"/>
      <w:numPr>
        <w:ilvl w:val="0"/>
        <w:numId w:val="10"/>
      </w:numPr>
      <w:rPr>
        <w:sz w:val="10"/>
        <w:lang w:val="en-GB"/>
      </w:rPr>
    </w:pPr>
    <w:r>
      <w:rPr>
        <w:noProof/>
        <w:sz w:val="10"/>
        <w:lang w:val="en-GB"/>
      </w:rPr>
      <mc:AlternateContent>
        <mc:Choice Requires="wps">
          <w:drawing>
            <wp:anchor distT="0" distB="0" distL="114300" distR="114300" simplePos="0" relativeHeight="251665408" behindDoc="0" locked="0" layoutInCell="1" allowOverlap="1" wp14:anchorId="1460E553" wp14:editId="570E12B8">
              <wp:simplePos x="0" y="0"/>
              <wp:positionH relativeFrom="column">
                <wp:posOffset>-914400</wp:posOffset>
              </wp:positionH>
              <wp:positionV relativeFrom="paragraph">
                <wp:posOffset>-68580</wp:posOffset>
              </wp:positionV>
              <wp:extent cx="5943600" cy="274320"/>
              <wp:effectExtent l="0" t="0" r="0" b="0"/>
              <wp:wrapNone/>
              <wp:docPr id="156" name="Rectangle 156"/>
              <wp:cNvGraphicFramePr/>
              <a:graphic xmlns:a="http://schemas.openxmlformats.org/drawingml/2006/main">
                <a:graphicData uri="http://schemas.microsoft.com/office/word/2010/wordprocessingShape">
                  <wps:wsp>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6" style="position:absolute;margin-left:-1in;margin-top:-5.4pt;width:468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A848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">
              <v:fill opacity="0"/>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9CB" w:rsidP="00102A91" w:rsidRDefault="009759CB" w14:paraId="05AEAFB2" w14:textId="77777777">
      <w:pPr>
        <w:spacing w:after="0"/>
      </w:pPr>
      <w:r>
        <w:separator/>
      </w:r>
    </w:p>
  </w:footnote>
  <w:footnote w:type="continuationSeparator" w:id="0">
    <w:p w:rsidR="009759CB" w:rsidP="00102A91" w:rsidRDefault="009759CB" w14:paraId="4E4845C5"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723" w:rsidRDefault="009759CB" w14:paraId="72BDBA50" w14:textId="3DC4D186">
    <w:pPr>
      <w:pStyle w:val="Header"/>
    </w:pPr>
    <w:r>
      <w:rPr>
        <w:noProof/>
      </w:rPr>
      <w:pict w14:anchorId="37F7F0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525235" style="position:absolute;margin-left:0;margin-top:0;width:477.15pt;height:159.05pt;rotation:315;z-index:-251656192;mso-position-horizontal:center;mso-position-horizontal-relative:margin;mso-position-vertical:center;mso-position-vertical-relative:margin" o:spid="_x0000_s2050" o:allowincell="f" fillcolor="silver" stroked="f" type="#_x0000_t136">
          <v:fill opacity=".5"/>
          <v:textpath style="font-family:&quot;Calibri Light&quot;;font-size:1pt" string="Internal Onl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723" w:rsidRDefault="009759CB" w14:paraId="14811DCD" w14:textId="466B1C29">
    <w:pPr>
      <w:pStyle w:val="Header"/>
    </w:pPr>
    <w:r>
      <w:rPr>
        <w:noProof/>
      </w:rPr>
      <w:pict w14:anchorId="7E5CBA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525236" style="position:absolute;margin-left:0;margin-top:0;width:477.15pt;height:159.05pt;rotation:315;z-index:-251654144;mso-position-horizontal:center;mso-position-horizontal-relative:margin;mso-position-vertical:center;mso-position-vertical-relative:margin" o:spid="_x0000_s2051" o:allowincell="f" fillcolor="silver" stroked="f" type="#_x0000_t136">
          <v:fill opacity=".5"/>
          <v:textpath style="font-family:&quot;Calibri Light&quot;;font-size:1pt" string="Internal Onl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723" w:rsidRDefault="009759CB" w14:paraId="00A723CD" w14:textId="69618FDF">
    <w:pPr>
      <w:pStyle w:val="Header"/>
    </w:pPr>
    <w:r>
      <w:rPr>
        <w:noProof/>
      </w:rPr>
      <w:pict w14:anchorId="17E939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525234" style="position:absolute;margin-left:0;margin-top:0;width:477.15pt;height:159.05pt;rotation:315;z-index:-251658240;mso-position-horizontal:center;mso-position-horizontal-relative:margin;mso-position-vertical:center;mso-position-vertical-relative:margin" o:spid="_x0000_s2049" o:allowincell="f" fillcolor="silver" stroked="f" type="#_x0000_t136">
          <v:fill opacity=".5"/>
          <v:textpath style="font-family:&quot;Calibri Light&quot;;font-size:1pt" string="Internal Onl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71EA7"/>
    <w:multiLevelType w:val="hybridMultilevel"/>
    <w:tmpl w:val="2B78F90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E9877A5"/>
    <w:multiLevelType w:val="hybridMultilevel"/>
    <w:tmpl w:val="9252D06E"/>
    <w:lvl w:ilvl="0" w:tplc="0809000D">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24EA6089"/>
    <w:multiLevelType w:val="hybridMultilevel"/>
    <w:tmpl w:val="2DFEDA04"/>
    <w:lvl w:ilvl="0" w:tplc="6A4C637E">
      <w:start w:val="1"/>
      <w:numFmt w:val="decimal"/>
      <w:lvlText w:val="%1."/>
      <w:lvlJc w:val="left"/>
      <w:pPr>
        <w:ind w:left="720" w:hanging="360"/>
      </w:pPr>
      <w:rPr>
        <w:rFonts w:ascii="Calibri Light" w:hAnsi="Calibri Light"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29E56206"/>
    <w:multiLevelType w:val="hybridMultilevel"/>
    <w:tmpl w:val="94C4888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Times New Roman"/>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Times New Roman"/>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Times New Roman"/>
      </w:rPr>
    </w:lvl>
    <w:lvl w:ilvl="8" w:tplc="08090005">
      <w:start w:val="1"/>
      <w:numFmt w:val="bullet"/>
      <w:lvlText w:val=""/>
      <w:lvlJc w:val="left"/>
      <w:pPr>
        <w:ind w:left="6480" w:hanging="360"/>
      </w:pPr>
      <w:rPr>
        <w:rFonts w:hint="default" w:ascii="Wingdings" w:hAnsi="Wingdings"/>
      </w:rPr>
    </w:lvl>
  </w:abstractNum>
  <w:abstractNum w:abstractNumId="4" w15:restartNumberingAfterBreak="0">
    <w:nsid w:val="38A253F3"/>
    <w:multiLevelType w:val="hybridMultilevel"/>
    <w:tmpl w:val="A4A837A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39D13501"/>
    <w:multiLevelType w:val="hybridMultilevel"/>
    <w:tmpl w:val="3574F1D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557A5FA3"/>
    <w:multiLevelType w:val="hybridMultilevel"/>
    <w:tmpl w:val="72C8EC6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5A9A0772"/>
    <w:multiLevelType w:val="hybridMultilevel"/>
    <w:tmpl w:val="CC0A4A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1C7E6A"/>
    <w:multiLevelType w:val="hybridMultilevel"/>
    <w:tmpl w:val="08DAE2F8"/>
    <w:lvl w:ilvl="0" w:tplc="08090005">
      <w:start w:val="1"/>
      <w:numFmt w:val="bullet"/>
      <w:lvlText w:val=""/>
      <w:lvlJc w:val="left"/>
      <w:pPr>
        <w:ind w:left="1440" w:hanging="360"/>
      </w:pPr>
      <w:rPr>
        <w:rFonts w:hint="default" w:ascii="Wingdings" w:hAnsi="Wingdings"/>
      </w:rPr>
    </w:lvl>
    <w:lvl w:ilvl="1" w:tplc="08090003">
      <w:start w:val="1"/>
      <w:numFmt w:val="bullet"/>
      <w:lvlText w:val="o"/>
      <w:lvlJc w:val="left"/>
      <w:pPr>
        <w:ind w:left="2160" w:hanging="360"/>
      </w:pPr>
      <w:rPr>
        <w:rFonts w:hint="default" w:ascii="Courier New" w:hAnsi="Courier New" w:cs="Courier New"/>
      </w:rPr>
    </w:lvl>
    <w:lvl w:ilvl="2" w:tplc="08090005">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9" w15:restartNumberingAfterBreak="0">
    <w:nsid w:val="70D150F0"/>
    <w:multiLevelType w:val="hybridMultilevel"/>
    <w:tmpl w:val="E6E4553E"/>
    <w:lvl w:ilvl="0" w:tplc="5B80BC42">
      <w:numFmt w:val="bullet"/>
      <w:lvlText w:val="-"/>
      <w:lvlJc w:val="left"/>
      <w:pPr>
        <w:ind w:left="720" w:hanging="360"/>
      </w:pPr>
      <w:rPr>
        <w:rFonts w:hint="default" w:ascii="Calibri Light" w:hAnsi="Calibri Light" w:cs="Calibri Light" w:eastAsiaTheme="minorEastAsia"/>
        <w:sz w:val="24"/>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8"/>
  </w:num>
  <w:num w:numId="2">
    <w:abstractNumId w:val="9"/>
  </w:num>
  <w:num w:numId="3">
    <w:abstractNumId w:val="3"/>
  </w:num>
  <w:num w:numId="4">
    <w:abstractNumId w:val="2"/>
  </w:num>
  <w:num w:numId="5">
    <w:abstractNumId w:val="1"/>
  </w:num>
  <w:num w:numId="6">
    <w:abstractNumId w:val="0"/>
  </w:num>
  <w:num w:numId="7">
    <w:abstractNumId w:val="4"/>
  </w:num>
  <w:num w:numId="8">
    <w:abstractNumId w:val="6"/>
  </w:num>
  <w:num w:numId="9">
    <w:abstractNumId w:val="5"/>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umyantseva">
    <w15:presenceInfo w15:providerId="AD" w15:userId="S-1-5-21-3515013708-678258590-2614230829-51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1MTUwNjc0MzI3szRR0lEKTi0uzszPAykwrQUAeiIbkCwAAAA="/>
  </w:docVars>
  <w:rsids>
    <w:rsidRoot w:val="003D7077"/>
    <w:rsid w:val="0001115C"/>
    <w:rsid w:val="000E1E7A"/>
    <w:rsid w:val="00102A91"/>
    <w:rsid w:val="00125910"/>
    <w:rsid w:val="001A3E8F"/>
    <w:rsid w:val="001B4396"/>
    <w:rsid w:val="001D707D"/>
    <w:rsid w:val="001E52DA"/>
    <w:rsid w:val="00290CD1"/>
    <w:rsid w:val="002C3909"/>
    <w:rsid w:val="002F083A"/>
    <w:rsid w:val="002F5C94"/>
    <w:rsid w:val="0032359A"/>
    <w:rsid w:val="003D7077"/>
    <w:rsid w:val="0048611B"/>
    <w:rsid w:val="004B50D4"/>
    <w:rsid w:val="004B5923"/>
    <w:rsid w:val="004E6836"/>
    <w:rsid w:val="004F61C7"/>
    <w:rsid w:val="004F68F0"/>
    <w:rsid w:val="005B4DE0"/>
    <w:rsid w:val="005E509C"/>
    <w:rsid w:val="00632A49"/>
    <w:rsid w:val="006C2EA0"/>
    <w:rsid w:val="0071122B"/>
    <w:rsid w:val="007231D8"/>
    <w:rsid w:val="00775B86"/>
    <w:rsid w:val="00782E29"/>
    <w:rsid w:val="007A7B1B"/>
    <w:rsid w:val="007E4A4C"/>
    <w:rsid w:val="00825EA9"/>
    <w:rsid w:val="00856D68"/>
    <w:rsid w:val="0088793C"/>
    <w:rsid w:val="008A275D"/>
    <w:rsid w:val="008E18BD"/>
    <w:rsid w:val="0090446B"/>
    <w:rsid w:val="009371BC"/>
    <w:rsid w:val="00940727"/>
    <w:rsid w:val="0096030A"/>
    <w:rsid w:val="00962F2A"/>
    <w:rsid w:val="009759CB"/>
    <w:rsid w:val="009A6A64"/>
    <w:rsid w:val="009B6D22"/>
    <w:rsid w:val="009E0723"/>
    <w:rsid w:val="00A03542"/>
    <w:rsid w:val="00A220D3"/>
    <w:rsid w:val="00A26F34"/>
    <w:rsid w:val="00A67080"/>
    <w:rsid w:val="00AB2A0C"/>
    <w:rsid w:val="00AD7567"/>
    <w:rsid w:val="00AE2F92"/>
    <w:rsid w:val="00B072D7"/>
    <w:rsid w:val="00B11B7E"/>
    <w:rsid w:val="00B612D7"/>
    <w:rsid w:val="00B74B4F"/>
    <w:rsid w:val="00B76F33"/>
    <w:rsid w:val="00BD336F"/>
    <w:rsid w:val="00BE6687"/>
    <w:rsid w:val="00C450FE"/>
    <w:rsid w:val="00C57AD4"/>
    <w:rsid w:val="00CA73C7"/>
    <w:rsid w:val="00D130D0"/>
    <w:rsid w:val="00D20DF5"/>
    <w:rsid w:val="00DC51FB"/>
    <w:rsid w:val="00DF0CD5"/>
    <w:rsid w:val="00E77239"/>
    <w:rsid w:val="00F05F11"/>
    <w:rsid w:val="00F629F7"/>
    <w:rsid w:val="00F84EA3"/>
    <w:rsid w:val="00F87DA1"/>
    <w:rsid w:val="00FA1A36"/>
    <w:rsid w:val="00FB5556"/>
    <w:rsid w:val="00FF1736"/>
    <w:rsid w:val="13129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FBA6487"/>
  <w15:chartTrackingRefBased/>
  <w15:docId w15:val="{30F62CD5-6085-4F8C-BD94-0707E9491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next w:val="BodyText"/>
    <w:qFormat/>
    <w:rsid w:val="00A220D3"/>
    <w:pPr>
      <w:spacing w:after="120" w:line="240" w:lineRule="auto"/>
    </w:pPr>
    <w:rPr>
      <w:rFonts w:ascii="Calibri Light" w:hAnsi="Calibri Light" w:eastAsiaTheme="minorEastAsia"/>
      <w:color w:val="404040" w:themeColor="text1" w:themeTint="BF"/>
      <w:sz w:val="18"/>
      <w:szCs w:val="24"/>
      <w:lang w:val="en-US"/>
    </w:rPr>
  </w:style>
  <w:style w:type="paragraph" w:styleId="Heading1">
    <w:name w:val="heading 1"/>
    <w:basedOn w:val="Normal"/>
    <w:next w:val="Normal"/>
    <w:link w:val="Heading1Char"/>
    <w:uiPriority w:val="9"/>
    <w:qFormat/>
    <w:rsid w:val="007A7B1B"/>
    <w:pPr>
      <w:keepNext/>
      <w:keepLines/>
      <w:spacing w:before="240" w:after="0"/>
      <w:outlineLvl w:val="0"/>
    </w:pPr>
    <w:rPr>
      <w:rFonts w:asciiTheme="majorHAnsi" w:hAnsiTheme="majorHAnsi" w:eastAsiaTheme="majorEastAsia" w:cstheme="majorBidi"/>
      <w:b/>
      <w:color w:val="auto"/>
      <w:sz w:val="32"/>
      <w:szCs w:val="32"/>
    </w:rPr>
  </w:style>
  <w:style w:type="paragraph" w:styleId="Heading2">
    <w:name w:val="heading 2"/>
    <w:basedOn w:val="Normal"/>
    <w:next w:val="Normal"/>
    <w:link w:val="Heading2Char"/>
    <w:uiPriority w:val="9"/>
    <w:unhideWhenUsed/>
    <w:qFormat/>
    <w:rsid w:val="007A7B1B"/>
    <w:pPr>
      <w:keepNext/>
      <w:keepLines/>
      <w:spacing w:before="40" w:after="0"/>
      <w:outlineLvl w:val="1"/>
    </w:pPr>
    <w:rPr>
      <w:rFonts w:ascii="Arial" w:hAnsi="Arial"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7A7B1B"/>
    <w:pPr>
      <w:keepNext/>
      <w:keepLines/>
      <w:spacing w:before="40" w:after="0"/>
      <w:outlineLvl w:val="2"/>
    </w:pPr>
    <w:rPr>
      <w:rFonts w:asciiTheme="majorHAnsi" w:hAnsiTheme="majorHAnsi" w:eastAsiaTheme="majorEastAsia" w:cstheme="majorBidi"/>
      <w:color w:val="000000" w:themeColor="accent1" w:themeShade="7F"/>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A7B1B"/>
    <w:rPr>
      <w:rFonts w:asciiTheme="majorHAnsi" w:hAnsiTheme="majorHAnsi" w:eastAsiaTheme="majorEastAsia" w:cstheme="majorBidi"/>
      <w:b/>
      <w:sz w:val="32"/>
      <w:szCs w:val="32"/>
      <w:lang w:val="en-US"/>
    </w:rPr>
  </w:style>
  <w:style w:type="character" w:styleId="Heading2Char" w:customStyle="1">
    <w:name w:val="Heading 2 Char"/>
    <w:basedOn w:val="DefaultParagraphFont"/>
    <w:link w:val="Heading2"/>
    <w:uiPriority w:val="9"/>
    <w:rsid w:val="007A7B1B"/>
    <w:rPr>
      <w:rFonts w:ascii="Arial" w:hAnsi="Arial" w:eastAsiaTheme="majorEastAsia" w:cstheme="majorBidi"/>
      <w:color w:val="000000" w:themeColor="text1"/>
      <w:sz w:val="26"/>
      <w:szCs w:val="26"/>
      <w:lang w:val="en-US"/>
    </w:rPr>
  </w:style>
  <w:style w:type="paragraph" w:styleId="BodyText">
    <w:name w:val="Body Text"/>
    <w:basedOn w:val="Normal"/>
    <w:link w:val="BodyTextChar"/>
    <w:uiPriority w:val="99"/>
    <w:unhideWhenUsed/>
    <w:rsid w:val="00A220D3"/>
  </w:style>
  <w:style w:type="character" w:styleId="BodyTextChar" w:customStyle="1">
    <w:name w:val="Body Text Char"/>
    <w:basedOn w:val="DefaultParagraphFont"/>
    <w:link w:val="BodyText"/>
    <w:uiPriority w:val="99"/>
    <w:rsid w:val="00A220D3"/>
    <w:rPr>
      <w:rFonts w:ascii="Calibri Light" w:hAnsi="Calibri Light" w:eastAsiaTheme="minorEastAsia"/>
      <w:color w:val="404040" w:themeColor="text1" w:themeTint="BF"/>
      <w:sz w:val="18"/>
      <w:szCs w:val="24"/>
      <w:lang w:val="en-US"/>
    </w:rPr>
  </w:style>
  <w:style w:type="paragraph" w:styleId="Title">
    <w:name w:val="Title"/>
    <w:basedOn w:val="Normal"/>
    <w:next w:val="Normal"/>
    <w:link w:val="TitleChar"/>
    <w:uiPriority w:val="10"/>
    <w:qFormat/>
    <w:rsid w:val="00A220D3"/>
    <w:pPr>
      <w:pBdr>
        <w:bottom w:val="single" w:color="000000" w:themeColor="accent1" w:sz="8" w:space="4"/>
      </w:pBdr>
      <w:spacing w:after="300"/>
      <w:contextualSpacing/>
    </w:pPr>
    <w:rPr>
      <w:rFonts w:asciiTheme="majorHAnsi" w:hAnsiTheme="majorHAnsi" w:eastAsiaTheme="majorEastAsia" w:cstheme="majorBidi"/>
      <w:color w:val="323E4F" w:themeColor="text2" w:themeShade="BF"/>
      <w:spacing w:val="5"/>
      <w:kern w:val="28"/>
      <w:sz w:val="52"/>
      <w:szCs w:val="52"/>
    </w:rPr>
  </w:style>
  <w:style w:type="character" w:styleId="TitleChar" w:customStyle="1">
    <w:name w:val="Title Char"/>
    <w:basedOn w:val="DefaultParagraphFont"/>
    <w:link w:val="Title"/>
    <w:uiPriority w:val="10"/>
    <w:rsid w:val="00A220D3"/>
    <w:rPr>
      <w:rFonts w:asciiTheme="majorHAnsi" w:hAnsiTheme="majorHAnsi" w:eastAsiaTheme="majorEastAsia" w:cstheme="majorBidi"/>
      <w:color w:val="323E4F" w:themeColor="text2" w:themeShade="BF"/>
      <w:spacing w:val="5"/>
      <w:kern w:val="28"/>
      <w:sz w:val="52"/>
      <w:szCs w:val="52"/>
      <w:lang w:val="en-US"/>
    </w:rPr>
  </w:style>
  <w:style w:type="paragraph" w:styleId="TOC1">
    <w:name w:val="toc 1"/>
    <w:basedOn w:val="Normal"/>
    <w:next w:val="Normal"/>
    <w:autoRedefine/>
    <w:uiPriority w:val="39"/>
    <w:unhideWhenUsed/>
    <w:rsid w:val="007A7B1B"/>
    <w:pPr>
      <w:tabs>
        <w:tab w:val="left" w:pos="362"/>
        <w:tab w:val="right" w:leader="dot" w:pos="9710"/>
      </w:tabs>
      <w:spacing w:before="120"/>
    </w:pPr>
    <w:rPr>
      <w:rFonts w:ascii="Arial" w:hAnsi="Arial" w:cs="Arial"/>
      <w:b/>
      <w:noProof/>
      <w:color w:val="auto"/>
      <w:sz w:val="24"/>
    </w:rPr>
  </w:style>
  <w:style w:type="paragraph" w:styleId="TOC2">
    <w:name w:val="toc 2"/>
    <w:basedOn w:val="Normal"/>
    <w:next w:val="Normal"/>
    <w:autoRedefine/>
    <w:uiPriority w:val="39"/>
    <w:unhideWhenUsed/>
    <w:rsid w:val="00A220D3"/>
    <w:rPr>
      <w:rFonts w:asciiTheme="minorHAnsi" w:hAnsiTheme="minorHAnsi"/>
      <w:sz w:val="22"/>
      <w:szCs w:val="22"/>
    </w:rPr>
  </w:style>
  <w:style w:type="paragraph" w:styleId="TOCHeading">
    <w:name w:val="TOC Heading"/>
    <w:basedOn w:val="Heading1"/>
    <w:next w:val="Normal"/>
    <w:uiPriority w:val="39"/>
    <w:unhideWhenUsed/>
    <w:qFormat/>
    <w:rsid w:val="00A220D3"/>
    <w:pPr>
      <w:spacing w:line="259" w:lineRule="auto"/>
      <w:outlineLvl w:val="9"/>
    </w:pPr>
  </w:style>
  <w:style w:type="character" w:styleId="Hyperlink">
    <w:name w:val="Hyperlink"/>
    <w:basedOn w:val="DefaultParagraphFont"/>
    <w:uiPriority w:val="99"/>
    <w:unhideWhenUsed/>
    <w:rsid w:val="00A220D3"/>
    <w:rPr>
      <w:color w:val="0563C1" w:themeColor="hyperlink"/>
      <w:u w:val="single"/>
    </w:rPr>
  </w:style>
  <w:style w:type="character" w:styleId="CommentReference">
    <w:name w:val="annotation reference"/>
    <w:basedOn w:val="DefaultParagraphFont"/>
    <w:uiPriority w:val="99"/>
    <w:semiHidden/>
    <w:unhideWhenUsed/>
    <w:rsid w:val="00A220D3"/>
    <w:rPr>
      <w:sz w:val="16"/>
      <w:szCs w:val="16"/>
    </w:rPr>
  </w:style>
  <w:style w:type="paragraph" w:styleId="CommentText">
    <w:name w:val="annotation text"/>
    <w:basedOn w:val="Normal"/>
    <w:link w:val="CommentTextChar"/>
    <w:uiPriority w:val="99"/>
    <w:semiHidden/>
    <w:unhideWhenUsed/>
    <w:rsid w:val="00A220D3"/>
    <w:rPr>
      <w:sz w:val="20"/>
      <w:szCs w:val="20"/>
    </w:rPr>
  </w:style>
  <w:style w:type="character" w:styleId="CommentTextChar" w:customStyle="1">
    <w:name w:val="Comment Text Char"/>
    <w:basedOn w:val="DefaultParagraphFont"/>
    <w:link w:val="CommentText"/>
    <w:uiPriority w:val="99"/>
    <w:semiHidden/>
    <w:rsid w:val="00A220D3"/>
    <w:rPr>
      <w:rFonts w:ascii="Calibri Light" w:hAnsi="Calibri Light" w:eastAsiaTheme="minorEastAsia"/>
      <w:color w:val="404040" w:themeColor="text1" w:themeTint="BF"/>
      <w:sz w:val="20"/>
      <w:szCs w:val="20"/>
      <w:lang w:val="en-US"/>
    </w:rPr>
  </w:style>
  <w:style w:type="paragraph" w:styleId="ListParagraph">
    <w:name w:val="List Paragraph"/>
    <w:basedOn w:val="Normal"/>
    <w:uiPriority w:val="34"/>
    <w:qFormat/>
    <w:rsid w:val="00A220D3"/>
    <w:pPr>
      <w:ind w:left="720"/>
      <w:contextualSpacing/>
    </w:pPr>
  </w:style>
  <w:style w:type="paragraph" w:styleId="Caption">
    <w:name w:val="caption"/>
    <w:basedOn w:val="Normal"/>
    <w:next w:val="Normal"/>
    <w:uiPriority w:val="35"/>
    <w:unhideWhenUsed/>
    <w:qFormat/>
    <w:rsid w:val="00A220D3"/>
    <w:pPr>
      <w:spacing w:after="200"/>
    </w:pPr>
    <w:rPr>
      <w:i/>
      <w:iCs/>
      <w:color w:val="44546A" w:themeColor="text2"/>
      <w:szCs w:val="18"/>
    </w:rPr>
  </w:style>
  <w:style w:type="paragraph" w:styleId="HTMLPreformatted">
    <w:name w:val="HTML Preformatted"/>
    <w:basedOn w:val="Normal"/>
    <w:link w:val="HTMLPreformattedChar"/>
    <w:uiPriority w:val="99"/>
    <w:semiHidden/>
    <w:unhideWhenUsed/>
    <w:rsid w:val="00A22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color w:val="auto"/>
      <w:sz w:val="20"/>
      <w:szCs w:val="20"/>
      <w:lang w:val="en-GB" w:eastAsia="en-GB"/>
    </w:rPr>
  </w:style>
  <w:style w:type="character" w:styleId="HTMLPreformattedChar" w:customStyle="1">
    <w:name w:val="HTML Preformatted Char"/>
    <w:basedOn w:val="DefaultParagraphFont"/>
    <w:link w:val="HTMLPreformatted"/>
    <w:uiPriority w:val="99"/>
    <w:semiHidden/>
    <w:rsid w:val="00A220D3"/>
    <w:rPr>
      <w:rFonts w:ascii="Courier New" w:hAnsi="Courier New" w:eastAsia="Times New Roman" w:cs="Courier New"/>
      <w:sz w:val="20"/>
      <w:szCs w:val="20"/>
      <w:lang w:eastAsia="en-GB"/>
    </w:rPr>
  </w:style>
  <w:style w:type="character" w:styleId="n" w:customStyle="1">
    <w:name w:val="n"/>
    <w:basedOn w:val="DefaultParagraphFont"/>
    <w:rsid w:val="00A220D3"/>
    <w:rPr>
      <w:rFonts w:hint="default" w:ascii="Times New Roman" w:hAnsi="Times New Roman" w:cs="Times New Roman"/>
    </w:rPr>
  </w:style>
  <w:style w:type="character" w:styleId="o" w:customStyle="1">
    <w:name w:val="o"/>
    <w:basedOn w:val="DefaultParagraphFont"/>
    <w:rsid w:val="00A220D3"/>
    <w:rPr>
      <w:rFonts w:hint="default" w:ascii="Times New Roman" w:hAnsi="Times New Roman" w:cs="Times New Roman"/>
    </w:rPr>
  </w:style>
  <w:style w:type="character" w:styleId="p" w:customStyle="1">
    <w:name w:val="p"/>
    <w:basedOn w:val="DefaultParagraphFont"/>
    <w:rsid w:val="00A220D3"/>
    <w:rPr>
      <w:rFonts w:hint="default" w:ascii="Times New Roman" w:hAnsi="Times New Roman" w:cs="Times New Roman"/>
    </w:rPr>
  </w:style>
  <w:style w:type="character" w:styleId="kc" w:customStyle="1">
    <w:name w:val="kc"/>
    <w:basedOn w:val="DefaultParagraphFont"/>
    <w:rsid w:val="00A220D3"/>
    <w:rPr>
      <w:rFonts w:hint="default" w:ascii="Times New Roman" w:hAnsi="Times New Roman" w:cs="Times New Roman"/>
    </w:rPr>
  </w:style>
  <w:style w:type="table" w:styleId="TableGrid">
    <w:name w:val="Table Grid"/>
    <w:basedOn w:val="TableNormal"/>
    <w:uiPriority w:val="39"/>
    <w:rsid w:val="00A220D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A220D3"/>
    <w:pPr>
      <w:spacing w:after="0"/>
    </w:pPr>
    <w:rPr>
      <w:rFonts w:ascii="Segoe UI" w:hAnsi="Segoe UI" w:cs="Segoe UI"/>
      <w:szCs w:val="18"/>
    </w:rPr>
  </w:style>
  <w:style w:type="character" w:styleId="BalloonTextChar" w:customStyle="1">
    <w:name w:val="Balloon Text Char"/>
    <w:basedOn w:val="DefaultParagraphFont"/>
    <w:link w:val="BalloonText"/>
    <w:uiPriority w:val="99"/>
    <w:semiHidden/>
    <w:rsid w:val="00A220D3"/>
    <w:rPr>
      <w:rFonts w:ascii="Segoe UI" w:hAnsi="Segoe UI" w:cs="Segoe UI" w:eastAsiaTheme="minorEastAsia"/>
      <w:color w:val="404040" w:themeColor="text1" w:themeTint="BF"/>
      <w:sz w:val="18"/>
      <w:szCs w:val="18"/>
      <w:lang w:val="en-US"/>
    </w:rPr>
  </w:style>
  <w:style w:type="paragraph" w:styleId="CommentSubject">
    <w:name w:val="annotation subject"/>
    <w:basedOn w:val="CommentText"/>
    <w:next w:val="CommentText"/>
    <w:link w:val="CommentSubjectChar"/>
    <w:uiPriority w:val="99"/>
    <w:semiHidden/>
    <w:unhideWhenUsed/>
    <w:rsid w:val="00A220D3"/>
    <w:rPr>
      <w:b/>
      <w:bCs/>
    </w:rPr>
  </w:style>
  <w:style w:type="character" w:styleId="CommentSubjectChar" w:customStyle="1">
    <w:name w:val="Comment Subject Char"/>
    <w:basedOn w:val="CommentTextChar"/>
    <w:link w:val="CommentSubject"/>
    <w:uiPriority w:val="99"/>
    <w:semiHidden/>
    <w:rsid w:val="00A220D3"/>
    <w:rPr>
      <w:rFonts w:ascii="Calibri Light" w:hAnsi="Calibri Light" w:eastAsiaTheme="minorEastAsia"/>
      <w:b/>
      <w:bCs/>
      <w:color w:val="404040" w:themeColor="text1" w:themeTint="BF"/>
      <w:sz w:val="20"/>
      <w:szCs w:val="20"/>
      <w:lang w:val="en-US"/>
    </w:rPr>
  </w:style>
  <w:style w:type="character" w:styleId="Heading3Char" w:customStyle="1">
    <w:name w:val="Heading 3 Char"/>
    <w:basedOn w:val="DefaultParagraphFont"/>
    <w:link w:val="Heading3"/>
    <w:uiPriority w:val="9"/>
    <w:rsid w:val="007A7B1B"/>
    <w:rPr>
      <w:rFonts w:asciiTheme="majorHAnsi" w:hAnsiTheme="majorHAnsi" w:eastAsiaTheme="majorEastAsia" w:cstheme="majorBidi"/>
      <w:color w:val="000000" w:themeColor="accent1" w:themeShade="7F"/>
      <w:sz w:val="24"/>
      <w:szCs w:val="24"/>
      <w:lang w:val="en-US"/>
    </w:rPr>
  </w:style>
  <w:style w:type="paragraph" w:styleId="Header">
    <w:name w:val="header"/>
    <w:basedOn w:val="Normal"/>
    <w:link w:val="HeaderChar"/>
    <w:uiPriority w:val="99"/>
    <w:unhideWhenUsed/>
    <w:rsid w:val="00102A91"/>
    <w:pPr>
      <w:tabs>
        <w:tab w:val="center" w:pos="4513"/>
        <w:tab w:val="right" w:pos="9026"/>
      </w:tabs>
      <w:spacing w:after="0"/>
    </w:pPr>
  </w:style>
  <w:style w:type="character" w:styleId="HeaderChar" w:customStyle="1">
    <w:name w:val="Header Char"/>
    <w:basedOn w:val="DefaultParagraphFont"/>
    <w:link w:val="Header"/>
    <w:uiPriority w:val="99"/>
    <w:rsid w:val="00102A91"/>
    <w:rPr>
      <w:rFonts w:ascii="Calibri Light" w:hAnsi="Calibri Light" w:eastAsiaTheme="minorEastAsia"/>
      <w:color w:val="404040" w:themeColor="text1" w:themeTint="BF"/>
      <w:sz w:val="18"/>
      <w:szCs w:val="24"/>
      <w:lang w:val="en-US"/>
    </w:rPr>
  </w:style>
  <w:style w:type="paragraph" w:styleId="Footer">
    <w:name w:val="footer"/>
    <w:basedOn w:val="Normal"/>
    <w:link w:val="FooterChar"/>
    <w:uiPriority w:val="99"/>
    <w:unhideWhenUsed/>
    <w:rsid w:val="00102A91"/>
    <w:pPr>
      <w:tabs>
        <w:tab w:val="center" w:pos="4513"/>
        <w:tab w:val="right" w:pos="9026"/>
      </w:tabs>
      <w:spacing w:after="0"/>
    </w:pPr>
  </w:style>
  <w:style w:type="character" w:styleId="FooterChar" w:customStyle="1">
    <w:name w:val="Footer Char"/>
    <w:basedOn w:val="DefaultParagraphFont"/>
    <w:link w:val="Footer"/>
    <w:uiPriority w:val="99"/>
    <w:rsid w:val="00102A91"/>
    <w:rPr>
      <w:rFonts w:ascii="Calibri Light" w:hAnsi="Calibri Light" w:eastAsiaTheme="minorEastAsia"/>
      <w:color w:val="404040" w:themeColor="text1" w:themeTint="BF"/>
      <w:sz w:val="18"/>
      <w:szCs w:val="24"/>
      <w:lang w:val="en-US"/>
    </w:rPr>
  </w:style>
  <w:style w:type="character" w:styleId="UnresolvedMention">
    <w:name w:val="Unresolved Mention"/>
    <w:basedOn w:val="DefaultParagraphFont"/>
    <w:uiPriority w:val="99"/>
    <w:semiHidden/>
    <w:unhideWhenUsed/>
    <w:rsid w:val="00B612D7"/>
    <w:rPr>
      <w:color w:val="808080"/>
      <w:shd w:val="clear" w:color="auto" w:fill="E6E6E6"/>
    </w:rPr>
  </w:style>
  <w:style w:type="paragraph" w:styleId="NoSpacing">
    <w:name w:val="No Spacing"/>
    <w:link w:val="NoSpacingChar"/>
    <w:uiPriority w:val="1"/>
    <w:qFormat/>
    <w:rsid w:val="007231D8"/>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7231D8"/>
    <w:rPr>
      <w:rFonts w:eastAsiaTheme="minorEastAsia"/>
      <w:lang w:val="en-US"/>
    </w:rPr>
  </w:style>
  <w:style w:type="paragraph" w:styleId="FootnoteText">
    <w:name w:val="footnote text"/>
    <w:basedOn w:val="Normal"/>
    <w:link w:val="FootnoteTextChar"/>
    <w:uiPriority w:val="99"/>
    <w:semiHidden/>
    <w:unhideWhenUsed/>
    <w:rsid w:val="007231D8"/>
    <w:pPr>
      <w:spacing w:after="0"/>
    </w:pPr>
    <w:rPr>
      <w:rFonts w:asciiTheme="minorHAnsi" w:hAnsiTheme="minorHAnsi" w:eastAsiaTheme="minorHAnsi"/>
      <w:color w:val="auto"/>
      <w:sz w:val="20"/>
      <w:szCs w:val="20"/>
      <w:lang w:val="en-GB"/>
    </w:rPr>
  </w:style>
  <w:style w:type="character" w:styleId="FootnoteTextChar" w:customStyle="1">
    <w:name w:val="Footnote Text Char"/>
    <w:basedOn w:val="DefaultParagraphFont"/>
    <w:link w:val="FootnoteText"/>
    <w:uiPriority w:val="99"/>
    <w:semiHidden/>
    <w:rsid w:val="007231D8"/>
    <w:rPr>
      <w:sz w:val="20"/>
      <w:szCs w:val="20"/>
    </w:rPr>
  </w:style>
  <w:style w:type="character" w:styleId="FootnoteReference">
    <w:name w:val="footnote reference"/>
    <w:basedOn w:val="DefaultParagraphFont"/>
    <w:uiPriority w:val="99"/>
    <w:semiHidden/>
    <w:unhideWhenUsed/>
    <w:rsid w:val="007231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hyperlink" Target="http://colah.github.io/posts/2015-08-Understanding-LSTMs/" TargetMode="External" Id="rId26" /><Relationship Type="http://schemas.openxmlformats.org/officeDocument/2006/relationships/fontTable" Target="fontTable.xml" Id="rId39"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hyperlink" Target="mailto:jonathan.doering@hitachivantara.com" TargetMode="Externa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hyperlink" Target="http://karpathy.github.io/2015/05/21/rnn-effectiveness/" TargetMode="External" Id="rId25" /><Relationship Type="http://schemas.openxmlformats.org/officeDocument/2006/relationships/hyperlink" Target="mailto:anna.rumyantseva@hitachivantara.com" TargetMode="External" Id="rId33" /><Relationship Type="http://schemas.openxmlformats.org/officeDocument/2006/relationships/header" Target="header3.xml" Id="rId38"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hyperlink" Target="http://www.conserve-energy-future.com/causes-effects-solutions-of-air-pollution.php"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eg" Id="rId11" /><Relationship Type="http://schemas.openxmlformats.org/officeDocument/2006/relationships/image" Target="media/image15.png" Id="rId24" /><Relationship Type="http://schemas.openxmlformats.org/officeDocument/2006/relationships/hyperlink" Target="https://robjhyndman.com/talks/RevolutionR/10-Seasonal-ARIMA.pdf" TargetMode="External" Id="rId32" /><Relationship Type="http://schemas.openxmlformats.org/officeDocument/2006/relationships/footer" Target="footer1.xml" Id="rId37" /><Relationship Type="http://schemas.microsoft.com/office/2011/relationships/people" Target="people.xml" Id="rId40"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hyperlink" Target="http://www.telegraph.co.uk/science/2017/01/24/air-pollution-london-passes-levels-beijingand-wood-burners-making/" TargetMode="External" Id="rId28" /><Relationship Type="http://schemas.openxmlformats.org/officeDocument/2006/relationships/header" Target="header2.xml" Id="rId36" /><Relationship Type="http://schemas.openxmlformats.org/officeDocument/2006/relationships/image" Target="media/image2.jpg" Id="rId10" /><Relationship Type="http://schemas.openxmlformats.org/officeDocument/2006/relationships/image" Target="media/image10.png" Id="rId19" /><Relationship Type="http://schemas.openxmlformats.org/officeDocument/2006/relationships/hyperlink" Target="https://numenta.org/hierarchical-temporal-memory/" TargetMode="External" Id="rId31" /><Relationship Type="http://schemas.openxmlformats.org/officeDocument/2006/relationships/settings" Target="settings.xml" Id="rId4" /><Relationship Type="http://schemas.openxmlformats.org/officeDocument/2006/relationships/hyperlink" Target="mailto:msemenenko@pentaho.com" TargetMode="External" Id="rId9" /><Relationship Type="http://schemas.openxmlformats.org/officeDocument/2006/relationships/hyperlink" Target="http://wiki.pentaho.com/display/EAI/CPython+Script+Executor" TargetMode="External" Id="rId14" /><Relationship Type="http://schemas.openxmlformats.org/officeDocument/2006/relationships/image" Target="media/image13.png" Id="rId22" /><Relationship Type="http://schemas.openxmlformats.org/officeDocument/2006/relationships/hyperlink" Target="http://www.londonair.org.uk/LondonAir/Default.aspx" TargetMode="External" Id="rId27" /><Relationship Type="http://schemas.openxmlformats.org/officeDocument/2006/relationships/hyperlink" Target="http://www.pentaho.com/machine-learning-orchestration" TargetMode="External" Id="rId30" /><Relationship Type="http://schemas.openxmlformats.org/officeDocument/2006/relationships/header" Target="header1.xml" Id="rId35" /><Relationship Type="http://schemas.openxmlformats.org/officeDocument/2006/relationships/glossaryDocument" Target="/word/glossary/document.xml" Id="Rf98365da1c14467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db04218-93c9-4079-996c-f7d88982cdbc}"/>
      </w:docPartPr>
      <w:docPartBody>
        <w:p w14:paraId="28041D2D">
          <w:r>
            <w:rPr>
              <w:rStyle w:val="PlaceholderText"/>
            </w:rPr>
            <w:t/>
          </w:r>
        </w:p>
      </w:docPartBody>
    </w:docPart>
  </w:docParts>
</w:glossaryDocument>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E5F8E-247E-4604-B920-DE6B56852CA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A. Rumyantseva, J. Doering, M. Semenenko, D. Classen and W. Elrifai</dc:creator>
  <keywords/>
  <dc:description/>
  <lastModifiedBy>Anna Rumyantseva</lastModifiedBy>
  <revision>11</revision>
  <dcterms:created xsi:type="dcterms:W3CDTF">2017-09-29T12:57:00.0000000Z</dcterms:created>
  <dcterms:modified xsi:type="dcterms:W3CDTF">2017-10-03T16:09:16.3096271Z</dcterms:modified>
</coreProperties>
</file>